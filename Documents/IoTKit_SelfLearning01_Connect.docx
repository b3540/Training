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1EBA5F18"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0" w:author="作成者">
        <w:r w:rsidR="00C63B7A" w:rsidDel="00705783">
          <w:rPr>
            <w:rFonts w:ascii="メイリオ" w:eastAsia="メイリオ" w:hAnsi="メイリオ" w:cs="Arial" w:hint="eastAsia"/>
            <w:sz w:val="21"/>
            <w:szCs w:val="21"/>
          </w:rPr>
          <w:delText>0</w:delText>
        </w:r>
      </w:del>
      <w:ins w:id="1" w:author="作成者">
        <w:r w:rsidR="00705783">
          <w:rPr>
            <w:rFonts w:ascii="メイリオ" w:eastAsia="メイリオ" w:hAnsi="メイリオ" w:cs="Arial" w:hint="eastAsia"/>
            <w:sz w:val="21"/>
            <w:szCs w:val="21"/>
          </w:rPr>
          <w:t>2</w:t>
        </w:r>
      </w:ins>
      <w:r w:rsidR="00982184" w:rsidRPr="00982184">
        <w:rPr>
          <w:rFonts w:ascii="メイリオ" w:eastAsia="メイリオ" w:hAnsi="メイリオ" w:cs="Arial" w:hint="eastAsia"/>
          <w:sz w:val="21"/>
          <w:szCs w:val="21"/>
        </w:rPr>
        <w:t xml:space="preserve">月 </w:t>
      </w:r>
      <w:del w:id="2" w:author="作成者">
        <w:r w:rsidR="00C63B7A" w:rsidDel="003F220B">
          <w:rPr>
            <w:rFonts w:ascii="メイリオ" w:eastAsia="メイリオ" w:hAnsi="メイリオ" w:cs="Arial" w:hint="eastAsia"/>
            <w:sz w:val="21"/>
            <w:szCs w:val="21"/>
          </w:rPr>
          <w:delText>31</w:delText>
        </w:r>
      </w:del>
      <w:ins w:id="3" w:author="作成者">
        <w:del w:id="4" w:author="作成者">
          <w:r w:rsidR="00705783" w:rsidDel="003F220B">
            <w:rPr>
              <w:rFonts w:ascii="メイリオ" w:eastAsia="メイリオ" w:hAnsi="メイリオ" w:cs="Arial" w:hint="eastAsia"/>
              <w:sz w:val="21"/>
              <w:szCs w:val="21"/>
            </w:rPr>
            <w:delText>8</w:delText>
          </w:r>
        </w:del>
        <w:r w:rsidR="003F220B">
          <w:rPr>
            <w:rFonts w:ascii="メイリオ" w:eastAsia="メイリオ" w:hAnsi="メイリオ" w:cs="Arial" w:hint="eastAsia"/>
            <w:sz w:val="21"/>
            <w:szCs w:val="21"/>
          </w:rPr>
          <w:t>1</w:t>
        </w:r>
        <w:del w:id="5" w:author="作成者">
          <w:r w:rsidR="003F220B" w:rsidDel="00B2072F">
            <w:rPr>
              <w:rFonts w:ascii="メイリオ" w:eastAsia="メイリオ" w:hAnsi="メイリオ" w:cs="Arial" w:hint="eastAsia"/>
              <w:sz w:val="21"/>
              <w:szCs w:val="21"/>
            </w:rPr>
            <w:delText>7</w:delText>
          </w:r>
        </w:del>
        <w:r w:rsidR="00B2072F">
          <w:rPr>
            <w:rFonts w:ascii="メイリオ" w:eastAsia="メイリオ" w:hAnsi="メイリオ" w:cs="Arial" w:hint="eastAsia"/>
            <w:sz w:val="21"/>
            <w:szCs w:val="21"/>
          </w:rPr>
          <w:t>8</w:t>
        </w:r>
      </w:ins>
      <w:bookmarkStart w:id="6" w:name="_GoBack"/>
      <w:bookmarkEnd w:id="6"/>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7" w:author="作成者">
        <w:r w:rsidDel="00705783">
          <w:rPr>
            <w:rFonts w:ascii="メイリオ" w:eastAsia="メイリオ" w:hAnsi="メイリオ" w:cs="Arial" w:hint="eastAsia"/>
            <w:sz w:val="21"/>
            <w:szCs w:val="21"/>
          </w:rPr>
          <w:delText>2</w:delText>
        </w:r>
      </w:del>
      <w:ins w:id="8"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4417D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9" w:name="_Toc114396174"/>
      <w:r w:rsidRPr="00C6267F">
        <w:rPr>
          <w:rFonts w:ascii="メイリオ" w:eastAsia="メイリオ" w:hAnsi="メイリオ" w:cs="Arial"/>
        </w:rPr>
        <w:lastRenderedPageBreak/>
        <w:t>目次</w:t>
      </w:r>
      <w:bookmarkEnd w:id="9"/>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3A48BB">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3A48BB">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3A48BB">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0" w:name="_Toc405027754"/>
            <w:bookmarkStart w:id="11"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10"/>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12" w:name="_Toc405027755"/>
      <w:r>
        <w:rPr>
          <w:rFonts w:cs="ＭＳ 明朝" w:hint="eastAsia"/>
          <w:bCs/>
          <w:szCs w:val="20"/>
        </w:rPr>
        <w:lastRenderedPageBreak/>
        <w:t>はじめに</w:t>
      </w:r>
      <w:bookmarkEnd w:id="12"/>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3A48BB"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3A48BB"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13" w:name="_Toc405027756"/>
      <w:bookmarkEnd w:id="11"/>
      <w:r>
        <w:rPr>
          <w:rFonts w:cs="ＭＳ 明朝" w:hint="eastAsia"/>
          <w:bCs/>
          <w:szCs w:val="20"/>
        </w:rPr>
        <w:lastRenderedPageBreak/>
        <w:t>学習内容</w:t>
      </w:r>
      <w:bookmarkEnd w:id="13"/>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4"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14"/>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5" w:name="_Toc381176764"/>
      <w:bookmarkStart w:id="16" w:name="_Toc381176909"/>
      <w:bookmarkStart w:id="17" w:name="_Toc381176954"/>
      <w:bookmarkStart w:id="18" w:name="_Toc381177002"/>
      <w:bookmarkStart w:id="19" w:name="_Toc381177047"/>
      <w:bookmarkStart w:id="20" w:name="_Toc405027758"/>
      <w:bookmarkEnd w:id="15"/>
      <w:bookmarkEnd w:id="16"/>
      <w:bookmarkEnd w:id="17"/>
      <w:bookmarkEnd w:id="18"/>
      <w:bookmarkEnd w:id="19"/>
      <w:r>
        <w:rPr>
          <w:rFonts w:hint="eastAsia"/>
        </w:rPr>
        <w:lastRenderedPageBreak/>
        <w:t>ASP.NET による Web アプリ</w:t>
      </w:r>
      <w:bookmarkEnd w:id="20"/>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21" w:name="_Toc405027759"/>
      <w:r>
        <w:rPr>
          <w:rFonts w:hint="eastAsia"/>
        </w:rPr>
        <w:lastRenderedPageBreak/>
        <w:t>.NET Micro Framework Emulator による接続</w:t>
      </w:r>
      <w:bookmarkEnd w:id="21"/>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1A48A489"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“Web 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22"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23"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24" w:name="_Toc405027760"/>
      <w:r>
        <w:rPr>
          <w:rFonts w:hint="eastAsia"/>
        </w:rPr>
        <w:lastRenderedPageBreak/>
        <w:t>IoT Kit による接続</w:t>
      </w:r>
      <w:bookmarkEnd w:id="24"/>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0934CD33" w:rsidR="00497FEC" w:rsidRDefault="007E6EAF" w:rsidP="002B05C1">
      <w:pPr>
        <w:pStyle w:val="305"/>
        <w:spacing w:after="120"/>
        <w:ind w:leftChars="0" w:left="420"/>
      </w:pPr>
      <w:r>
        <w:rPr>
          <w:rFonts w:hint="eastAsia"/>
        </w:rPr>
        <w:t>また、この実習では、NETMFCloudライブラリを使うので、</w:t>
      </w:r>
      <w:ins w:id="25" w:author="作成者">
        <w:r w:rsidR="00B2072F">
          <w:rPr>
            <w:lang w:val="en"/>
          </w:rPr>
          <w:fldChar w:fldCharType="begin"/>
        </w:r>
        <w:r w:rsidR="00B2072F">
          <w:rPr>
            <w:lang w:val="en"/>
          </w:rPr>
          <w:instrText xml:space="preserve"> HYPERLINK "http://1drv.ms/1rG4JoF" </w:instrText>
        </w:r>
        <w:r w:rsidR="00B2072F">
          <w:rPr>
            <w:lang w:val="en"/>
          </w:rPr>
          <w:fldChar w:fldCharType="separate"/>
        </w:r>
        <w:r w:rsidR="00B2072F">
          <w:rPr>
            <w:rStyle w:val="ab"/>
            <w:lang w:val="en"/>
          </w:rPr>
          <w:t>http://1drv</w:t>
        </w:r>
        <w:r w:rsidR="00B2072F">
          <w:rPr>
            <w:rStyle w:val="ab"/>
            <w:lang w:val="en"/>
          </w:rPr>
          <w:t>.</w:t>
        </w:r>
        <w:r w:rsidR="00B2072F">
          <w:rPr>
            <w:rStyle w:val="ab"/>
            <w:lang w:val="en"/>
          </w:rPr>
          <w:t>ms/1rG4JoF</w:t>
        </w:r>
        <w:r w:rsidR="00B2072F">
          <w:rPr>
            <w:lang w:val="en"/>
          </w:rPr>
          <w:fldChar w:fldCharType="end"/>
        </w:r>
      </w:ins>
      <w:del w:id="26" w:author="作成者">
        <w:r w:rsidDel="00B2072F">
          <w:rPr>
            <w:rFonts w:hint="eastAsia"/>
          </w:rPr>
          <w:delText>xxx</w:delText>
        </w:r>
      </w:del>
      <w:r>
        <w:rPr>
          <w:rFonts w:hint="eastAsia"/>
        </w:rPr>
        <w:t>からライブラリをダウンロード</w:t>
      </w:r>
      <w:ins w:id="27" w:author="作成者">
        <w:r w:rsidR="00B2072F">
          <w:rPr>
            <w:rFonts w:hint="eastAsia"/>
          </w:rPr>
          <w:t>(暫定</w:t>
        </w:r>
        <w:r w:rsidR="00B2072F">
          <w:rPr>
            <w:rFonts w:hint="eastAsia"/>
          </w:rPr>
          <w:t>)</w:t>
        </w:r>
      </w:ins>
      <w:r>
        <w:rPr>
          <w:rFonts w:hint="eastAsia"/>
        </w:rPr>
        <w:t>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lastRenderedPageBreak/>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440389A5" w:rsidR="004E39CA" w:rsidRDefault="004E39CA" w:rsidP="007C6546">
      <w:pPr>
        <w:pStyle w:val="305"/>
        <w:spacing w:after="120"/>
        <w:ind w:leftChars="0" w:left="420"/>
      </w:pPr>
      <w:r>
        <w:rPr>
          <w:rFonts w:hint="eastAsia"/>
        </w:rPr>
        <w:t>そして、追加したNETMFCloudプロジェクトを、先ほど新規作成したプロジェクトの参照として追加します。ソリューションエクスプローラで、プロジェクトの“参照設定”を右クリックし、“参照の追加”を選択します。</w:t>
      </w:r>
    </w:p>
    <w:p w14:paraId="56C46152" w14:textId="1CA1FF70" w:rsidR="004E39CA" w:rsidRDefault="004E39CA" w:rsidP="007C6546">
      <w:pPr>
        <w:pStyle w:val="305"/>
        <w:spacing w:after="120"/>
        <w:ind w:leftChars="0" w:left="420"/>
      </w:pPr>
      <w:r>
        <w:rPr>
          <w:noProof/>
        </w:rPr>
        <w:drawing>
          <wp:inline distT="0" distB="0" distL="0" distR="0" wp14:anchorId="0DD133C6" wp14:editId="7CB4E01C">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9682" cy="1942396"/>
                    </a:xfrm>
                    <a:prstGeom prst="rect">
                      <a:avLst/>
                    </a:prstGeom>
                  </pic:spPr>
                </pic:pic>
              </a:graphicData>
            </a:graphic>
          </wp:inline>
        </w:drawing>
      </w:r>
    </w:p>
    <w:p w14:paraId="42069F69" w14:textId="247D3A4E" w:rsidR="004E39CA" w:rsidRDefault="004E39CA" w:rsidP="007C6546">
      <w:pPr>
        <w:pStyle w:val="305"/>
        <w:spacing w:after="120"/>
        <w:ind w:leftChars="0" w:left="420"/>
      </w:pPr>
      <w:r>
        <w:rPr>
          <w:rFonts w:hint="eastAsia"/>
        </w:rPr>
        <w:t>“プロジェクト”タブを表示し、“NETMFCloud”プロジェクトを選択して、“OK”をクリックします。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49">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lastRenderedPageBreak/>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8"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28"/>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29" w:name="_Toc381176767"/>
      <w:bookmarkStart w:id="30" w:name="_Toc381176912"/>
      <w:bookmarkStart w:id="31" w:name="_Toc381176957"/>
      <w:bookmarkStart w:id="32" w:name="_Toc381177005"/>
      <w:bookmarkStart w:id="33" w:name="_Toc381177050"/>
      <w:bookmarkStart w:id="34" w:name="_Toc405027762"/>
      <w:bookmarkEnd w:id="29"/>
      <w:bookmarkEnd w:id="30"/>
      <w:bookmarkEnd w:id="31"/>
      <w:bookmarkEnd w:id="32"/>
      <w:bookmarkEnd w:id="33"/>
      <w:r>
        <w:rPr>
          <w:rFonts w:hint="eastAsia"/>
        </w:rPr>
        <w:lastRenderedPageBreak/>
        <w:t>Event Hub の作成</w:t>
      </w:r>
      <w:bookmarkEnd w:id="34"/>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3A48BB" w:rsidP="00A77386">
      <w:pPr>
        <w:pStyle w:val="305"/>
        <w:spacing w:after="120"/>
        <w:ind w:leftChars="0" w:left="0"/>
      </w:pPr>
      <w:hyperlink r:id="rId51"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2">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4">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35" w:name="_Toc405027763"/>
      <w:r>
        <w:rPr>
          <w:rFonts w:hint="eastAsia"/>
        </w:rPr>
        <w:lastRenderedPageBreak/>
        <w:t>IoT Kit を Event Hub につなぐ</w:t>
      </w:r>
      <w:bookmarkEnd w:id="35"/>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3A48BB" w:rsidP="00B86835">
      <w:pPr>
        <w:pStyle w:val="305"/>
        <w:spacing w:after="120"/>
        <w:ind w:leftChars="0" w:left="0"/>
      </w:pPr>
      <w:hyperlink r:id="rId55"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6">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7">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8"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59"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36" w:name="_Toc405027764"/>
      <w:r>
        <w:rPr>
          <w:rFonts w:hint="eastAsia"/>
        </w:rPr>
        <w:lastRenderedPageBreak/>
        <w:t>Event Hub の受信データ確認</w:t>
      </w:r>
      <w:bookmarkEnd w:id="36"/>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0"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1">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2">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3">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4">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2D034" w14:textId="77777777" w:rsidR="003A48BB" w:rsidRDefault="003A48BB" w:rsidP="003F1180">
      <w:r>
        <w:separator/>
      </w:r>
    </w:p>
  </w:endnote>
  <w:endnote w:type="continuationSeparator" w:id="0">
    <w:p w14:paraId="5A1AB880" w14:textId="77777777" w:rsidR="003A48BB" w:rsidRDefault="003A48BB" w:rsidP="003F1180">
      <w:r>
        <w:continuationSeparator/>
      </w:r>
    </w:p>
  </w:endnote>
  <w:endnote w:type="continuationNotice" w:id="1">
    <w:p w14:paraId="7A1AE01E" w14:textId="77777777" w:rsidR="003A48BB" w:rsidRDefault="003A48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5D32F" w14:textId="77777777" w:rsidR="003A48BB" w:rsidRDefault="003A48BB" w:rsidP="003F1180">
      <w:r>
        <w:separator/>
      </w:r>
    </w:p>
  </w:footnote>
  <w:footnote w:type="continuationSeparator" w:id="0">
    <w:p w14:paraId="59DCF3AC" w14:textId="77777777" w:rsidR="003A48BB" w:rsidRDefault="003A48BB" w:rsidP="003F1180">
      <w:r>
        <w:continuationSeparator/>
      </w:r>
    </w:p>
  </w:footnote>
  <w:footnote w:type="continuationNotice" w:id="1">
    <w:p w14:paraId="32BF9EEA" w14:textId="77777777" w:rsidR="003A48BB" w:rsidRDefault="003A48B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C2046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amqpnetlite.codeplex.com/"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icrosoftvirtualacademy.com/" TargetMode="External"/><Relationship Id="rId29" Type="http://schemas.openxmlformats.org/officeDocument/2006/relationships/image" Target="media/image14.png"/><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www.amqp.org/"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code.msdn.microsoft.com/windowsapps/Service-Bus-Explorer-f2abca5a"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hyperlink" Target="http://manage.windowsazure.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en.wikipedia.org/wiki/Percent-enco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190CDA71-6F6E-4C33-B398-1EB5A3FA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2552</Words>
  <Characters>14549</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17067</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2014-12-18T02:23:00Z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