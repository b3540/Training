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1EBA5F18"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CF4F5D">
        <w:rPr>
          <w:rFonts w:ascii="メイリオ" w:eastAsia="メイリオ" w:hAnsi="メイリオ" w:cs="Arial"/>
          <w:sz w:val="21"/>
          <w:szCs w:val="21"/>
        </w:rPr>
        <w:t>4</w:t>
      </w:r>
      <w:r w:rsidR="00982184" w:rsidRPr="00982184">
        <w:rPr>
          <w:rFonts w:ascii="メイリオ" w:eastAsia="メイリオ" w:hAnsi="メイリオ" w:cs="Arial" w:hint="eastAsia"/>
          <w:sz w:val="21"/>
          <w:szCs w:val="21"/>
        </w:rPr>
        <w:t xml:space="preserve">年 </w:t>
      </w:r>
      <w:r w:rsidR="00C63B7A">
        <w:rPr>
          <w:rFonts w:ascii="メイリオ" w:eastAsia="メイリオ" w:hAnsi="メイリオ" w:cs="Arial"/>
          <w:sz w:val="21"/>
          <w:szCs w:val="21"/>
        </w:rPr>
        <w:t>1</w:t>
      </w:r>
      <w:del w:id="1" w:author="作成者">
        <w:r w:rsidR="00C63B7A" w:rsidDel="00705783">
          <w:rPr>
            <w:rFonts w:ascii="メイリオ" w:eastAsia="メイリオ" w:hAnsi="メイリオ" w:cs="Arial" w:hint="eastAsia"/>
            <w:sz w:val="21"/>
            <w:szCs w:val="21"/>
          </w:rPr>
          <w:delText>0</w:delText>
        </w:r>
      </w:del>
      <w:ins w:id="2" w:author="作成者">
        <w:r w:rsidR="00705783">
          <w:rPr>
            <w:rFonts w:ascii="メイリオ" w:eastAsia="メイリオ" w:hAnsi="メイリオ" w:cs="Arial" w:hint="eastAsia"/>
            <w:sz w:val="21"/>
            <w:szCs w:val="21"/>
          </w:rPr>
          <w:t>2</w:t>
        </w:r>
      </w:ins>
      <w:r w:rsidR="00982184" w:rsidRPr="00982184">
        <w:rPr>
          <w:rFonts w:ascii="メイリオ" w:eastAsia="メイリオ" w:hAnsi="メイリオ" w:cs="Arial" w:hint="eastAsia"/>
          <w:sz w:val="21"/>
          <w:szCs w:val="21"/>
        </w:rPr>
        <w:t xml:space="preserve">月 </w:t>
      </w:r>
      <w:del w:id="3" w:author="作成者">
        <w:r w:rsidR="00C63B7A" w:rsidDel="003F220B">
          <w:rPr>
            <w:rFonts w:ascii="メイリオ" w:eastAsia="メイリオ" w:hAnsi="メイリオ" w:cs="Arial" w:hint="eastAsia"/>
            <w:sz w:val="21"/>
            <w:szCs w:val="21"/>
          </w:rPr>
          <w:delText>31</w:delText>
        </w:r>
      </w:del>
      <w:ins w:id="4" w:author="作成者">
        <w:del w:id="5" w:author="作成者">
          <w:r w:rsidR="00705783" w:rsidDel="003F220B">
            <w:rPr>
              <w:rFonts w:ascii="メイリオ" w:eastAsia="メイリオ" w:hAnsi="メイリオ" w:cs="Arial" w:hint="eastAsia"/>
              <w:sz w:val="21"/>
              <w:szCs w:val="21"/>
            </w:rPr>
            <w:delText>8</w:delText>
          </w:r>
        </w:del>
        <w:r w:rsidR="003F220B">
          <w:rPr>
            <w:rFonts w:ascii="メイリオ" w:eastAsia="メイリオ" w:hAnsi="メイリオ" w:cs="Arial" w:hint="eastAsia"/>
            <w:sz w:val="21"/>
            <w:szCs w:val="21"/>
          </w:rPr>
          <w:t>1</w:t>
        </w:r>
        <w:del w:id="6" w:author="作成者">
          <w:r w:rsidR="003F220B" w:rsidDel="00B2072F">
            <w:rPr>
              <w:rFonts w:ascii="メイリオ" w:eastAsia="メイリオ" w:hAnsi="メイリオ" w:cs="Arial" w:hint="eastAsia"/>
              <w:sz w:val="21"/>
              <w:szCs w:val="21"/>
            </w:rPr>
            <w:delText>7</w:delText>
          </w:r>
        </w:del>
        <w:r w:rsidR="00B2072F">
          <w:rPr>
            <w:rFonts w:ascii="メイリオ" w:eastAsia="メイリオ" w:hAnsi="メイリオ" w:cs="Arial" w:hint="eastAsia"/>
            <w:sz w:val="21"/>
            <w:szCs w:val="21"/>
          </w:rPr>
          <w:t>8</w:t>
        </w:r>
      </w:ins>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7" w:author="作成者">
        <w:r w:rsidDel="00705783">
          <w:rPr>
            <w:rFonts w:ascii="メイリオ" w:eastAsia="メイリオ" w:hAnsi="メイリオ" w:cs="Arial" w:hint="eastAsia"/>
            <w:sz w:val="21"/>
            <w:szCs w:val="21"/>
          </w:rPr>
          <w:delText>2</w:delText>
        </w:r>
      </w:del>
      <w:ins w:id="8"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4417DD" w:rsidRDefault="00982184" w:rsidP="00787BEE">
      <w:pPr>
        <w:snapToGrid w:val="0"/>
        <w:spacing w:afterLines="50" w:after="180" w:line="209" w:lineRule="auto"/>
        <w:jc w:val="center"/>
        <w:rPr>
          <w:rFonts w:ascii="メイリオ" w:eastAsia="メイリオ" w:hAnsi="メイリオ" w:cs="Arial"/>
          <w:sz w:val="22"/>
          <w:szCs w:val="22"/>
        </w:rPr>
      </w:pPr>
    </w:p>
    <w:p w14:paraId="0E3902A5" w14:textId="77777777" w:rsidR="00973764" w:rsidRPr="00982184" w:rsidRDefault="00973764" w:rsidP="00787BEE">
      <w:pPr>
        <w:snapToGrid w:val="0"/>
        <w:spacing w:afterLines="50" w:after="180" w:line="209" w:lineRule="auto"/>
        <w:jc w:val="center"/>
        <w:rPr>
          <w:rFonts w:ascii="メイリオ" w:eastAsia="メイリオ" w:hAnsi="メイリオ" w:cs="Arial"/>
          <w:sz w:val="22"/>
          <w:szCs w:val="22"/>
        </w:rPr>
        <w:sectPr w:rsidR="00973764" w:rsidRPr="00982184" w:rsidSect="00195B5A">
          <w:pgSz w:w="11906" w:h="16838" w:code="9"/>
          <w:pgMar w:top="1588" w:right="1134" w:bottom="1021" w:left="1134" w:header="851" w:footer="737" w:gutter="0"/>
          <w:cols w:space="425"/>
          <w:titlePg/>
          <w:docGrid w:type="linesAndChars" w:linePitch="360"/>
        </w:sect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9" w:name="_Toc114396174"/>
      <w:r w:rsidRPr="00C6267F">
        <w:rPr>
          <w:rFonts w:ascii="メイリオ" w:eastAsia="メイリオ" w:hAnsi="メイリオ" w:cs="Arial"/>
        </w:rPr>
        <w:lastRenderedPageBreak/>
        <w:t>目次</w:t>
      </w:r>
      <w:bookmarkEnd w:id="9"/>
    </w:p>
    <w:p w14:paraId="7D71F628" w14:textId="77777777" w:rsidR="005721A9"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05027754" w:history="1">
        <w:r w:rsidR="005721A9" w:rsidRPr="00E90EA4">
          <w:rPr>
            <w:rStyle w:val="ab"/>
            <w14:shadow w14:blurRad="50800" w14:dist="38100" w14:dir="2700000" w14:sx="100000" w14:sy="100000" w14:kx="0" w14:ky="0" w14:algn="tl">
              <w14:srgbClr w14:val="000000">
                <w14:alpha w14:val="60000"/>
              </w14:srgbClr>
            </w14:shadow>
          </w:rPr>
          <w:t>0.</w:t>
        </w:r>
        <w:r w:rsidR="005721A9">
          <w:rPr>
            <w:rFonts w:asciiTheme="minorHAnsi" w:eastAsiaTheme="minorEastAsia" w:hAnsiTheme="minorHAnsi" w:cstheme="minorBidi"/>
            <w:sz w:val="21"/>
            <w:szCs w:val="22"/>
          </w:rPr>
          <w:tab/>
        </w:r>
        <w:r w:rsidR="005721A9" w:rsidRPr="00E90EA4">
          <w:rPr>
            <w:rStyle w:val="ab"/>
            <w:rFonts w:hint="eastAsia"/>
            <w14:shadow w14:blurRad="50800" w14:dist="38100" w14:dir="2700000" w14:sx="100000" w14:sy="100000" w14:kx="0" w14:ky="0" w14:algn="tl">
              <w14:srgbClr w14:val="000000">
                <w14:alpha w14:val="60000"/>
              </w14:srgbClr>
            </w14:shadow>
          </w:rPr>
          <w:t>はじめに</w:t>
        </w:r>
        <w:r w:rsidR="005721A9">
          <w:rPr>
            <w:webHidden/>
          </w:rPr>
          <w:tab/>
        </w:r>
        <w:r w:rsidR="005721A9">
          <w:rPr>
            <w:webHidden/>
          </w:rPr>
          <w:fldChar w:fldCharType="begin"/>
        </w:r>
        <w:r w:rsidR="005721A9">
          <w:rPr>
            <w:webHidden/>
          </w:rPr>
          <w:instrText xml:space="preserve"> PAGEREF _Toc405027754 \h </w:instrText>
        </w:r>
        <w:r w:rsidR="005721A9">
          <w:rPr>
            <w:webHidden/>
          </w:rPr>
        </w:r>
        <w:r w:rsidR="005721A9">
          <w:rPr>
            <w:webHidden/>
          </w:rPr>
          <w:fldChar w:fldCharType="separate"/>
        </w:r>
        <w:r w:rsidR="005721A9">
          <w:rPr>
            <w:webHidden/>
          </w:rPr>
          <w:t>5</w:t>
        </w:r>
        <w:r w:rsidR="005721A9">
          <w:rPr>
            <w:webHidden/>
          </w:rPr>
          <w:fldChar w:fldCharType="end"/>
        </w:r>
      </w:hyperlink>
    </w:p>
    <w:p w14:paraId="17FD62CE" w14:textId="77777777" w:rsidR="005721A9" w:rsidRDefault="00B85452">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5" w:history="1">
        <w:r w:rsidR="005721A9" w:rsidRPr="00E90EA4">
          <w:rPr>
            <w:rStyle w:val="ab"/>
            <w:noProof/>
          </w:rPr>
          <w:t>0.1</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はじめに</w:t>
        </w:r>
        <w:r w:rsidR="005721A9">
          <w:rPr>
            <w:noProof/>
            <w:webHidden/>
          </w:rPr>
          <w:tab/>
        </w:r>
        <w:r w:rsidR="005721A9">
          <w:rPr>
            <w:noProof/>
            <w:webHidden/>
          </w:rPr>
          <w:fldChar w:fldCharType="begin"/>
        </w:r>
        <w:r w:rsidR="005721A9">
          <w:rPr>
            <w:noProof/>
            <w:webHidden/>
          </w:rPr>
          <w:instrText xml:space="preserve"> PAGEREF _Toc405027755 \h </w:instrText>
        </w:r>
        <w:r w:rsidR="005721A9">
          <w:rPr>
            <w:noProof/>
            <w:webHidden/>
          </w:rPr>
        </w:r>
        <w:r w:rsidR="005721A9">
          <w:rPr>
            <w:noProof/>
            <w:webHidden/>
          </w:rPr>
          <w:fldChar w:fldCharType="separate"/>
        </w:r>
        <w:r w:rsidR="005721A9">
          <w:rPr>
            <w:noProof/>
            <w:webHidden/>
          </w:rPr>
          <w:t>6</w:t>
        </w:r>
        <w:r w:rsidR="005721A9">
          <w:rPr>
            <w:noProof/>
            <w:webHidden/>
          </w:rPr>
          <w:fldChar w:fldCharType="end"/>
        </w:r>
      </w:hyperlink>
    </w:p>
    <w:p w14:paraId="6EC43F7E" w14:textId="77777777" w:rsidR="005721A9" w:rsidRDefault="00B85452">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6" w:history="1">
        <w:r w:rsidR="005721A9" w:rsidRPr="00E90EA4">
          <w:rPr>
            <w:rStyle w:val="ab"/>
            <w:noProof/>
          </w:rPr>
          <w:t>0.2</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学習内容</w:t>
        </w:r>
        <w:r w:rsidR="005721A9">
          <w:rPr>
            <w:noProof/>
            <w:webHidden/>
          </w:rPr>
          <w:tab/>
        </w:r>
        <w:r w:rsidR="005721A9">
          <w:rPr>
            <w:noProof/>
            <w:webHidden/>
          </w:rPr>
          <w:fldChar w:fldCharType="begin"/>
        </w:r>
        <w:r w:rsidR="005721A9">
          <w:rPr>
            <w:noProof/>
            <w:webHidden/>
          </w:rPr>
          <w:instrText xml:space="preserve"> PAGEREF _Toc405027756 \h </w:instrText>
        </w:r>
        <w:r w:rsidR="005721A9">
          <w:rPr>
            <w:noProof/>
            <w:webHidden/>
          </w:rPr>
        </w:r>
        <w:r w:rsidR="005721A9">
          <w:rPr>
            <w:noProof/>
            <w:webHidden/>
          </w:rPr>
          <w:fldChar w:fldCharType="separate"/>
        </w:r>
        <w:r w:rsidR="005721A9">
          <w:rPr>
            <w:noProof/>
            <w:webHidden/>
          </w:rPr>
          <w:t>7</w:t>
        </w:r>
        <w:r w:rsidR="005721A9">
          <w:rPr>
            <w:noProof/>
            <w:webHidden/>
          </w:rPr>
          <w:fldChar w:fldCharType="end"/>
        </w:r>
      </w:hyperlink>
    </w:p>
    <w:p w14:paraId="79C4A9A0" w14:textId="77777777" w:rsidR="005721A9" w:rsidRDefault="00B85452">
      <w:pPr>
        <w:pStyle w:val="11"/>
        <w:rPr>
          <w:rFonts w:asciiTheme="minorHAnsi" w:eastAsiaTheme="minorEastAsia" w:hAnsiTheme="minorHAnsi" w:cstheme="minorBidi"/>
          <w:sz w:val="21"/>
          <w:szCs w:val="22"/>
        </w:rPr>
      </w:pPr>
      <w:hyperlink w:anchor="_Toc405027757" w:history="1">
        <w:r w:rsidR="005721A9" w:rsidRPr="00E90EA4">
          <w:rPr>
            <w:rStyle w:val="ab"/>
            <w14:shadow w14:blurRad="50800" w14:dist="38100" w14:dir="2700000" w14:sx="100000" w14:sy="100000" w14:kx="0" w14:ky="0" w14:algn="tl">
              <w14:srgbClr w14:val="000000">
                <w14:alpha w14:val="60000"/>
              </w14:srgbClr>
            </w14:shadow>
          </w:rPr>
          <w:t>1.</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Web </w:t>
        </w:r>
        <w:r w:rsidR="005721A9" w:rsidRPr="00E90EA4">
          <w:rPr>
            <w:rStyle w:val="ab"/>
            <w:rFonts w:hint="eastAsia"/>
            <w14:shadow w14:blurRad="50800" w14:dist="38100" w14:dir="2700000" w14:sx="100000" w14:sy="100000" w14:kx="0" w14:ky="0" w14:algn="tl">
              <w14:srgbClr w14:val="000000">
                <w14:alpha w14:val="60000"/>
              </w14:srgbClr>
            </w14:shadow>
          </w:rPr>
          <w:t>アプリを通じた接続</w:t>
        </w:r>
        <w:r w:rsidR="005721A9">
          <w:rPr>
            <w:webHidden/>
          </w:rPr>
          <w:tab/>
        </w:r>
        <w:r w:rsidR="005721A9">
          <w:rPr>
            <w:webHidden/>
          </w:rPr>
          <w:fldChar w:fldCharType="begin"/>
        </w:r>
        <w:r w:rsidR="005721A9">
          <w:rPr>
            <w:webHidden/>
          </w:rPr>
          <w:instrText xml:space="preserve"> PAGEREF _Toc405027757 \h </w:instrText>
        </w:r>
        <w:r w:rsidR="005721A9">
          <w:rPr>
            <w:webHidden/>
          </w:rPr>
        </w:r>
        <w:r w:rsidR="005721A9">
          <w:rPr>
            <w:webHidden/>
          </w:rPr>
          <w:fldChar w:fldCharType="separate"/>
        </w:r>
        <w:r w:rsidR="005721A9">
          <w:rPr>
            <w:webHidden/>
          </w:rPr>
          <w:t>8</w:t>
        </w:r>
        <w:r w:rsidR="005721A9">
          <w:rPr>
            <w:webHidden/>
          </w:rPr>
          <w:fldChar w:fldCharType="end"/>
        </w:r>
      </w:hyperlink>
    </w:p>
    <w:p w14:paraId="08AC4BDA" w14:textId="77777777" w:rsidR="005721A9" w:rsidRDefault="00B85452">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8" w:history="1">
        <w:r w:rsidR="005721A9" w:rsidRPr="00E90EA4">
          <w:rPr>
            <w:rStyle w:val="ab"/>
            <w:noProof/>
          </w:rPr>
          <w:t>1.1</w:t>
        </w:r>
        <w:r w:rsidR="005721A9">
          <w:rPr>
            <w:rFonts w:asciiTheme="minorHAnsi" w:eastAsiaTheme="minorEastAsia" w:hAnsiTheme="minorHAnsi" w:cstheme="minorBidi"/>
            <w:noProof/>
            <w:sz w:val="21"/>
            <w:szCs w:val="22"/>
          </w:rPr>
          <w:tab/>
        </w:r>
        <w:r w:rsidR="005721A9" w:rsidRPr="00E90EA4">
          <w:rPr>
            <w:rStyle w:val="ab"/>
            <w:noProof/>
          </w:rPr>
          <w:t xml:space="preserve">ASP.NET </w:t>
        </w:r>
        <w:r w:rsidR="005721A9" w:rsidRPr="00E90EA4">
          <w:rPr>
            <w:rStyle w:val="ab"/>
            <w:rFonts w:hint="eastAsia"/>
            <w:noProof/>
          </w:rPr>
          <w:t>による</w:t>
        </w:r>
        <w:r w:rsidR="005721A9" w:rsidRPr="00E90EA4">
          <w:rPr>
            <w:rStyle w:val="ab"/>
            <w:noProof/>
          </w:rPr>
          <w:t xml:space="preserve"> Web </w:t>
        </w:r>
        <w:r w:rsidR="005721A9" w:rsidRPr="00E90EA4">
          <w:rPr>
            <w:rStyle w:val="ab"/>
            <w:rFonts w:hint="eastAsia"/>
            <w:noProof/>
          </w:rPr>
          <w:t>アプリ</w:t>
        </w:r>
        <w:r w:rsidR="005721A9">
          <w:rPr>
            <w:noProof/>
            <w:webHidden/>
          </w:rPr>
          <w:tab/>
        </w:r>
        <w:r w:rsidR="005721A9">
          <w:rPr>
            <w:noProof/>
            <w:webHidden/>
          </w:rPr>
          <w:fldChar w:fldCharType="begin"/>
        </w:r>
        <w:r w:rsidR="005721A9">
          <w:rPr>
            <w:noProof/>
            <w:webHidden/>
          </w:rPr>
          <w:instrText xml:space="preserve"> PAGEREF _Toc405027758 \h </w:instrText>
        </w:r>
        <w:r w:rsidR="005721A9">
          <w:rPr>
            <w:noProof/>
            <w:webHidden/>
          </w:rPr>
        </w:r>
        <w:r w:rsidR="005721A9">
          <w:rPr>
            <w:noProof/>
            <w:webHidden/>
          </w:rPr>
          <w:fldChar w:fldCharType="separate"/>
        </w:r>
        <w:r w:rsidR="005721A9">
          <w:rPr>
            <w:noProof/>
            <w:webHidden/>
          </w:rPr>
          <w:t>9</w:t>
        </w:r>
        <w:r w:rsidR="005721A9">
          <w:rPr>
            <w:noProof/>
            <w:webHidden/>
          </w:rPr>
          <w:fldChar w:fldCharType="end"/>
        </w:r>
      </w:hyperlink>
    </w:p>
    <w:p w14:paraId="54E68CE3" w14:textId="77777777" w:rsidR="005721A9" w:rsidRDefault="00B85452">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9" w:history="1">
        <w:r w:rsidR="005721A9" w:rsidRPr="00E90EA4">
          <w:rPr>
            <w:rStyle w:val="ab"/>
            <w:noProof/>
          </w:rPr>
          <w:t>1.2</w:t>
        </w:r>
        <w:r w:rsidR="005721A9">
          <w:rPr>
            <w:rFonts w:asciiTheme="minorHAnsi" w:eastAsiaTheme="minorEastAsia" w:hAnsiTheme="minorHAnsi" w:cstheme="minorBidi"/>
            <w:noProof/>
            <w:sz w:val="21"/>
            <w:szCs w:val="22"/>
          </w:rPr>
          <w:tab/>
        </w:r>
        <w:r w:rsidR="005721A9" w:rsidRPr="00E90EA4">
          <w:rPr>
            <w:rStyle w:val="ab"/>
            <w:noProof/>
          </w:rPr>
          <w:t xml:space="preserve">.NET Micro Framework Emulator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_Toc405027759 \h </w:instrText>
        </w:r>
        <w:r w:rsidR="005721A9">
          <w:rPr>
            <w:noProof/>
            <w:webHidden/>
          </w:rPr>
        </w:r>
        <w:r w:rsidR="005721A9">
          <w:rPr>
            <w:noProof/>
            <w:webHidden/>
          </w:rPr>
          <w:fldChar w:fldCharType="separate"/>
        </w:r>
        <w:r w:rsidR="005721A9">
          <w:rPr>
            <w:noProof/>
            <w:webHidden/>
          </w:rPr>
          <w:t>13</w:t>
        </w:r>
        <w:r w:rsidR="005721A9">
          <w:rPr>
            <w:noProof/>
            <w:webHidden/>
          </w:rPr>
          <w:fldChar w:fldCharType="end"/>
        </w:r>
      </w:hyperlink>
    </w:p>
    <w:p w14:paraId="2BB7BE20" w14:textId="77777777" w:rsidR="005721A9" w:rsidRDefault="00B85452">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0" w:history="1">
        <w:r w:rsidR="005721A9" w:rsidRPr="00E90EA4">
          <w:rPr>
            <w:rStyle w:val="ab"/>
            <w:noProof/>
          </w:rPr>
          <w:t>1.3</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_Toc405027760 \h </w:instrText>
        </w:r>
        <w:r w:rsidR="005721A9">
          <w:rPr>
            <w:noProof/>
            <w:webHidden/>
          </w:rPr>
        </w:r>
        <w:r w:rsidR="005721A9">
          <w:rPr>
            <w:noProof/>
            <w:webHidden/>
          </w:rPr>
          <w:fldChar w:fldCharType="separate"/>
        </w:r>
        <w:r w:rsidR="005721A9">
          <w:rPr>
            <w:noProof/>
            <w:webHidden/>
          </w:rPr>
          <w:t>18</w:t>
        </w:r>
        <w:r w:rsidR="005721A9">
          <w:rPr>
            <w:noProof/>
            <w:webHidden/>
          </w:rPr>
          <w:fldChar w:fldCharType="end"/>
        </w:r>
      </w:hyperlink>
    </w:p>
    <w:p w14:paraId="4305AD6A" w14:textId="77777777" w:rsidR="005721A9" w:rsidRDefault="00B85452">
      <w:pPr>
        <w:pStyle w:val="11"/>
        <w:rPr>
          <w:rFonts w:asciiTheme="minorHAnsi" w:eastAsiaTheme="minorEastAsia" w:hAnsiTheme="minorHAnsi" w:cstheme="minorBidi"/>
          <w:sz w:val="21"/>
          <w:szCs w:val="22"/>
        </w:rPr>
      </w:pPr>
      <w:hyperlink w:anchor="_Toc405027761" w:history="1">
        <w:r w:rsidR="005721A9" w:rsidRPr="00E90EA4">
          <w:rPr>
            <w:rStyle w:val="ab"/>
            <w14:shadow w14:blurRad="50800" w14:dist="38100" w14:dir="2700000" w14:sx="100000" w14:sy="100000" w14:kx="0" w14:ky="0" w14:algn="tl">
              <w14:srgbClr w14:val="000000">
                <w14:alpha w14:val="60000"/>
              </w14:srgbClr>
            </w14:shadow>
          </w:rPr>
          <w:t>2.</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Event Hub </w:t>
        </w:r>
        <w:r w:rsidR="005721A9" w:rsidRPr="00E90EA4">
          <w:rPr>
            <w:rStyle w:val="ab"/>
            <w:rFonts w:hint="eastAsia"/>
            <w14:shadow w14:blurRad="50800" w14:dist="38100" w14:dir="2700000" w14:sx="100000" w14:sy="100000" w14:kx="0" w14:ky="0" w14:algn="tl">
              <w14:srgbClr w14:val="000000">
                <w14:alpha w14:val="60000"/>
              </w14:srgbClr>
            </w14:shadow>
          </w:rPr>
          <w:t>を通じた接続</w:t>
        </w:r>
        <w:r w:rsidR="005721A9">
          <w:rPr>
            <w:webHidden/>
          </w:rPr>
          <w:tab/>
        </w:r>
        <w:r w:rsidR="005721A9">
          <w:rPr>
            <w:webHidden/>
          </w:rPr>
          <w:fldChar w:fldCharType="begin"/>
        </w:r>
        <w:r w:rsidR="005721A9">
          <w:rPr>
            <w:webHidden/>
          </w:rPr>
          <w:instrText xml:space="preserve"> PAGEREF _Toc405027761 \h </w:instrText>
        </w:r>
        <w:r w:rsidR="005721A9">
          <w:rPr>
            <w:webHidden/>
          </w:rPr>
        </w:r>
        <w:r w:rsidR="005721A9">
          <w:rPr>
            <w:webHidden/>
          </w:rPr>
          <w:fldChar w:fldCharType="separate"/>
        </w:r>
        <w:r w:rsidR="005721A9">
          <w:rPr>
            <w:webHidden/>
          </w:rPr>
          <w:t>21</w:t>
        </w:r>
        <w:r w:rsidR="005721A9">
          <w:rPr>
            <w:webHidden/>
          </w:rPr>
          <w:fldChar w:fldCharType="end"/>
        </w:r>
      </w:hyperlink>
    </w:p>
    <w:p w14:paraId="4BDA828A" w14:textId="77777777" w:rsidR="005721A9" w:rsidRDefault="00B85452">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2" w:history="1">
        <w:r w:rsidR="005721A9" w:rsidRPr="00E90EA4">
          <w:rPr>
            <w:rStyle w:val="ab"/>
            <w:noProof/>
          </w:rPr>
          <w:t>2.1</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の作成</w:t>
        </w:r>
        <w:r w:rsidR="005721A9">
          <w:rPr>
            <w:noProof/>
            <w:webHidden/>
          </w:rPr>
          <w:tab/>
        </w:r>
        <w:r w:rsidR="005721A9">
          <w:rPr>
            <w:noProof/>
            <w:webHidden/>
          </w:rPr>
          <w:fldChar w:fldCharType="begin"/>
        </w:r>
        <w:r w:rsidR="005721A9">
          <w:rPr>
            <w:noProof/>
            <w:webHidden/>
          </w:rPr>
          <w:instrText xml:space="preserve"> PAGEREF _Toc405027762 \h </w:instrText>
        </w:r>
        <w:r w:rsidR="005721A9">
          <w:rPr>
            <w:noProof/>
            <w:webHidden/>
          </w:rPr>
        </w:r>
        <w:r w:rsidR="005721A9">
          <w:rPr>
            <w:noProof/>
            <w:webHidden/>
          </w:rPr>
          <w:fldChar w:fldCharType="separate"/>
        </w:r>
        <w:r w:rsidR="005721A9">
          <w:rPr>
            <w:noProof/>
            <w:webHidden/>
          </w:rPr>
          <w:t>22</w:t>
        </w:r>
        <w:r w:rsidR="005721A9">
          <w:rPr>
            <w:noProof/>
            <w:webHidden/>
          </w:rPr>
          <w:fldChar w:fldCharType="end"/>
        </w:r>
      </w:hyperlink>
    </w:p>
    <w:p w14:paraId="18CEC978" w14:textId="77777777" w:rsidR="005721A9" w:rsidRDefault="00B85452">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3" w:history="1">
        <w:r w:rsidR="005721A9" w:rsidRPr="00E90EA4">
          <w:rPr>
            <w:rStyle w:val="ab"/>
            <w:noProof/>
          </w:rPr>
          <w:t>2.2</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を</w:t>
        </w:r>
        <w:r w:rsidR="005721A9" w:rsidRPr="00E90EA4">
          <w:rPr>
            <w:rStyle w:val="ab"/>
            <w:noProof/>
          </w:rPr>
          <w:t xml:space="preserve"> Event Hub </w:t>
        </w:r>
        <w:r w:rsidR="005721A9" w:rsidRPr="00E90EA4">
          <w:rPr>
            <w:rStyle w:val="ab"/>
            <w:rFonts w:hint="eastAsia"/>
            <w:noProof/>
          </w:rPr>
          <w:t>につなぐ</w:t>
        </w:r>
        <w:r w:rsidR="005721A9">
          <w:rPr>
            <w:noProof/>
            <w:webHidden/>
          </w:rPr>
          <w:tab/>
        </w:r>
        <w:r w:rsidR="005721A9">
          <w:rPr>
            <w:noProof/>
            <w:webHidden/>
          </w:rPr>
          <w:fldChar w:fldCharType="begin"/>
        </w:r>
        <w:r w:rsidR="005721A9">
          <w:rPr>
            <w:noProof/>
            <w:webHidden/>
          </w:rPr>
          <w:instrText xml:space="preserve"> PAGEREF _Toc405027763 \h </w:instrText>
        </w:r>
        <w:r w:rsidR="005721A9">
          <w:rPr>
            <w:noProof/>
            <w:webHidden/>
          </w:rPr>
        </w:r>
        <w:r w:rsidR="005721A9">
          <w:rPr>
            <w:noProof/>
            <w:webHidden/>
          </w:rPr>
          <w:fldChar w:fldCharType="separate"/>
        </w:r>
        <w:r w:rsidR="005721A9">
          <w:rPr>
            <w:noProof/>
            <w:webHidden/>
          </w:rPr>
          <w:t>24</w:t>
        </w:r>
        <w:r w:rsidR="005721A9">
          <w:rPr>
            <w:noProof/>
            <w:webHidden/>
          </w:rPr>
          <w:fldChar w:fldCharType="end"/>
        </w:r>
      </w:hyperlink>
    </w:p>
    <w:p w14:paraId="5013B232" w14:textId="77777777" w:rsidR="005721A9" w:rsidRDefault="00B85452">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4" w:history="1">
        <w:r w:rsidR="005721A9" w:rsidRPr="00E90EA4">
          <w:rPr>
            <w:rStyle w:val="ab"/>
            <w:noProof/>
          </w:rPr>
          <w:t>2.3</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の受信データ確認</w:t>
        </w:r>
        <w:r w:rsidR="005721A9">
          <w:rPr>
            <w:noProof/>
            <w:webHidden/>
          </w:rPr>
          <w:tab/>
        </w:r>
        <w:r w:rsidR="005721A9">
          <w:rPr>
            <w:noProof/>
            <w:webHidden/>
          </w:rPr>
          <w:fldChar w:fldCharType="begin"/>
        </w:r>
        <w:r w:rsidR="005721A9">
          <w:rPr>
            <w:noProof/>
            <w:webHidden/>
          </w:rPr>
          <w:instrText xml:space="preserve"> PAGEREF _Toc405027764 \h </w:instrText>
        </w:r>
        <w:r w:rsidR="005721A9">
          <w:rPr>
            <w:noProof/>
            <w:webHidden/>
          </w:rPr>
        </w:r>
        <w:r w:rsidR="005721A9">
          <w:rPr>
            <w:noProof/>
            <w:webHidden/>
          </w:rPr>
          <w:fldChar w:fldCharType="separate"/>
        </w:r>
        <w:r w:rsidR="005721A9">
          <w:rPr>
            <w:noProof/>
            <w:webHidden/>
          </w:rPr>
          <w:t>27</w:t>
        </w:r>
        <w:r w:rsidR="005721A9">
          <w:rPr>
            <w:noProof/>
            <w:webHidden/>
          </w:rPr>
          <w:fldChar w:fldCharType="end"/>
        </w:r>
      </w:hyperlink>
    </w:p>
    <w:p w14:paraId="1EA80B72" w14:textId="77777777" w:rsidR="005721A9" w:rsidRDefault="00B85452">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5" w:history="1">
        <w:r w:rsidR="005721A9" w:rsidRPr="00E90EA4">
          <w:rPr>
            <w:rStyle w:val="ab"/>
            <w:noProof/>
          </w:rPr>
          <w:t>2.4</w:t>
        </w:r>
        <w:r w:rsidR="005721A9">
          <w:rPr>
            <w:rFonts w:asciiTheme="minorHAnsi" w:eastAsiaTheme="minorEastAsia" w:hAnsiTheme="minorHAnsi" w:cstheme="minorBidi"/>
            <w:noProof/>
            <w:sz w:val="21"/>
            <w:szCs w:val="22"/>
          </w:rPr>
          <w:tab/>
        </w:r>
        <w:r w:rsidR="005721A9" w:rsidRPr="00E90EA4">
          <w:rPr>
            <w:rStyle w:val="ab"/>
            <w:rFonts w:hint="eastAsia"/>
            <w:noProof/>
          </w:rPr>
          <w:t>その他リソース情報</w:t>
        </w:r>
        <w:r w:rsidR="005721A9">
          <w:rPr>
            <w:noProof/>
            <w:webHidden/>
          </w:rPr>
          <w:tab/>
        </w:r>
        <w:r w:rsidR="005721A9">
          <w:rPr>
            <w:noProof/>
            <w:webHidden/>
          </w:rPr>
          <w:fldChar w:fldCharType="begin"/>
        </w:r>
        <w:r w:rsidR="005721A9">
          <w:rPr>
            <w:noProof/>
            <w:webHidden/>
          </w:rPr>
          <w:instrText xml:space="preserve"> PAGEREF _Toc405027765 \h </w:instrText>
        </w:r>
        <w:r w:rsidR="005721A9">
          <w:rPr>
            <w:noProof/>
            <w:webHidden/>
          </w:rPr>
        </w:r>
        <w:r w:rsidR="005721A9">
          <w:rPr>
            <w:noProof/>
            <w:webHidden/>
          </w:rPr>
          <w:fldChar w:fldCharType="separate"/>
        </w:r>
        <w:r w:rsidR="005721A9">
          <w:rPr>
            <w:noProof/>
            <w:webHidden/>
          </w:rPr>
          <w:t>29</w:t>
        </w:r>
        <w:r w:rsidR="005721A9">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0" w:name="_Toc405027754"/>
            <w:bookmarkStart w:id="11"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10"/>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12" w:name="_Toc405027755"/>
      <w:r>
        <w:rPr>
          <w:rFonts w:cs="ＭＳ 明朝" w:hint="eastAsia"/>
          <w:bCs/>
          <w:szCs w:val="20"/>
        </w:rPr>
        <w:lastRenderedPageBreak/>
        <w:t>はじめに</w:t>
      </w:r>
      <w:bookmarkEnd w:id="12"/>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B85452"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B85452"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13" w:name="_Toc405027756"/>
      <w:bookmarkEnd w:id="11"/>
      <w:r>
        <w:rPr>
          <w:rFonts w:cs="ＭＳ 明朝" w:hint="eastAsia"/>
          <w:bCs/>
          <w:szCs w:val="20"/>
        </w:rPr>
        <w:lastRenderedPageBreak/>
        <w:t>学習内容</w:t>
      </w:r>
      <w:bookmarkEnd w:id="13"/>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3C5C6A">
      <w:pPr>
        <w:pStyle w:val="305"/>
        <w:numPr>
          <w:ilvl w:val="0"/>
          <w:numId w:val="80"/>
        </w:numPr>
        <w:spacing w:after="120"/>
        <w:ind w:leftChars="0"/>
        <w:rPr>
          <w:rFonts w:cs="Arial"/>
        </w:rPr>
      </w:pPr>
      <w:r>
        <w:rPr>
          <w:rFonts w:cs="Arial" w:hint="eastAsia"/>
        </w:rPr>
        <w:t>Web アプリを通じた接続</w:t>
      </w:r>
    </w:p>
    <w:p w14:paraId="165C7E69" w14:textId="6C5C613E" w:rsidR="003C5C6A" w:rsidRDefault="003C5C6A" w:rsidP="003C5C6A">
      <w:pPr>
        <w:pStyle w:val="305"/>
        <w:numPr>
          <w:ilvl w:val="1"/>
          <w:numId w:val="80"/>
        </w:numPr>
        <w:spacing w:after="120"/>
        <w:ind w:leftChars="0"/>
        <w:rPr>
          <w:rFonts w:cs="Arial"/>
        </w:rPr>
      </w:pPr>
      <w:r>
        <w:rPr>
          <w:rFonts w:cs="Arial" w:hint="eastAsia"/>
        </w:rPr>
        <w:t>Web Siteによるクラウドサービス作成</w:t>
      </w:r>
    </w:p>
    <w:p w14:paraId="2F0B6735" w14:textId="109FFBC8" w:rsidR="003C5C6A" w:rsidRDefault="003C5C6A" w:rsidP="003C5C6A">
      <w:pPr>
        <w:pStyle w:val="305"/>
        <w:numPr>
          <w:ilvl w:val="1"/>
          <w:numId w:val="80"/>
        </w:numPr>
        <w:spacing w:after="120"/>
        <w:ind w:leftChars="0"/>
        <w:rPr>
          <w:rFonts w:cs="Arial"/>
        </w:rPr>
      </w:pPr>
      <w:r>
        <w:rPr>
          <w:rFonts w:cs="Arial" w:hint="eastAsia"/>
        </w:rPr>
        <w:t>.NET Micro Framework Emulator による接続</w:t>
      </w:r>
    </w:p>
    <w:p w14:paraId="648AD463" w14:textId="293952F6" w:rsidR="003C5C6A" w:rsidRPr="003C5C6A" w:rsidRDefault="003C5C6A" w:rsidP="003C5C6A">
      <w:pPr>
        <w:pStyle w:val="305"/>
        <w:numPr>
          <w:ilvl w:val="1"/>
          <w:numId w:val="80"/>
        </w:numPr>
        <w:spacing w:after="120"/>
        <w:ind w:leftChars="0"/>
        <w:rPr>
          <w:rFonts w:cs="Arial"/>
        </w:rPr>
      </w:pPr>
      <w:r>
        <w:rPr>
          <w:rFonts w:cs="Arial" w:hint="eastAsia"/>
        </w:rPr>
        <w:t>IoT Kit による接続</w:t>
      </w:r>
    </w:p>
    <w:p w14:paraId="1324ED05" w14:textId="21471644" w:rsidR="003C5C6A" w:rsidRDefault="003C5C6A" w:rsidP="003C5C6A">
      <w:pPr>
        <w:pStyle w:val="305"/>
        <w:numPr>
          <w:ilvl w:val="0"/>
          <w:numId w:val="80"/>
        </w:numPr>
        <w:spacing w:after="120"/>
        <w:ind w:leftChars="0"/>
        <w:rPr>
          <w:rFonts w:cs="Arial"/>
        </w:rPr>
      </w:pPr>
      <w:r>
        <w:rPr>
          <w:rFonts w:cs="Arial" w:hint="eastAsia"/>
        </w:rPr>
        <w:t>Event Hub を通じた接続</w:t>
      </w:r>
    </w:p>
    <w:p w14:paraId="17308076" w14:textId="373B87AC" w:rsidR="003C5C6A" w:rsidRDefault="003C5C6A" w:rsidP="003C5C6A">
      <w:pPr>
        <w:pStyle w:val="305"/>
        <w:numPr>
          <w:ilvl w:val="1"/>
          <w:numId w:val="80"/>
        </w:numPr>
        <w:spacing w:after="120"/>
        <w:ind w:leftChars="0"/>
        <w:rPr>
          <w:rFonts w:cs="Arial"/>
        </w:rPr>
      </w:pPr>
      <w:r>
        <w:rPr>
          <w:rFonts w:cs="Arial" w:hint="eastAsia"/>
        </w:rPr>
        <w:t>Event Hub の作成</w:t>
      </w:r>
    </w:p>
    <w:p w14:paraId="1DAEBAA3" w14:textId="77777777" w:rsidR="00FF06DC" w:rsidRDefault="003C5C6A" w:rsidP="00FF06DC">
      <w:pPr>
        <w:pStyle w:val="305"/>
        <w:numPr>
          <w:ilvl w:val="1"/>
          <w:numId w:val="80"/>
        </w:numPr>
        <w:spacing w:after="120"/>
        <w:ind w:leftChars="0"/>
        <w:rPr>
          <w:rFonts w:cs="Arial"/>
        </w:rPr>
      </w:pPr>
      <w:r>
        <w:rPr>
          <w:rFonts w:cs="Arial" w:hint="eastAsia"/>
        </w:rPr>
        <w:t>IoT Kit による接続</w:t>
      </w:r>
    </w:p>
    <w:p w14:paraId="154D8652" w14:textId="533AB8AF" w:rsidR="003C5C6A" w:rsidRPr="00FF06DC" w:rsidRDefault="003C5C6A" w:rsidP="00FF06DC">
      <w:pPr>
        <w:pStyle w:val="305"/>
        <w:numPr>
          <w:ilvl w:val="1"/>
          <w:numId w:val="80"/>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4" w:name="_Toc40502775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14"/>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5" w:name="_Toc381176764"/>
      <w:bookmarkStart w:id="16" w:name="_Toc381176909"/>
      <w:bookmarkStart w:id="17" w:name="_Toc381176954"/>
      <w:bookmarkStart w:id="18" w:name="_Toc381177002"/>
      <w:bookmarkStart w:id="19" w:name="_Toc381177047"/>
      <w:bookmarkStart w:id="20" w:name="_Toc405027758"/>
      <w:bookmarkEnd w:id="15"/>
      <w:bookmarkEnd w:id="16"/>
      <w:bookmarkEnd w:id="17"/>
      <w:bookmarkEnd w:id="18"/>
      <w:bookmarkEnd w:id="19"/>
      <w:r>
        <w:rPr>
          <w:rFonts w:hint="eastAsia"/>
        </w:rPr>
        <w:lastRenderedPageBreak/>
        <w:t>ASP.NET による Web アプリ</w:t>
      </w:r>
      <w:bookmarkEnd w:id="20"/>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プロジェクトを開いた状態で、ソリューションエクスプローラー内の、”IoTCloud“プロジェクトの下の”Controllers“フォルダーを右クリックし、”追加“→”コントローラ</w:t>
      </w:r>
      <w:r>
        <w:rPr>
          <w:rFonts w:hint="eastAsia"/>
        </w:rPr>
        <w:lastRenderedPageBreak/>
        <w:t>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79DD7CBD" w:rsidR="00056860" w:rsidRDefault="00056860" w:rsidP="00E001B7">
      <w:pPr>
        <w:pStyle w:val="305"/>
        <w:spacing w:after="120"/>
        <w:ind w:leftChars="0" w:left="420"/>
      </w:pPr>
      <w:r>
        <w:rPr>
          <w:rFonts w:hint="eastAsia"/>
        </w:rPr>
        <w:t>ConnectController.cs ファイルをソリューションビューで、ダブルクリックして開きます。“ApiController”というクラスを継承した空の“ConnectController”クラスが定義されています。これを以下のように書き換えます。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lastRenderedPageBreak/>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667CF">
      <w:pPr>
        <w:pStyle w:val="305"/>
        <w:numPr>
          <w:ilvl w:val="0"/>
          <w:numId w:val="81"/>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21" w:name="_Toc405027759"/>
      <w:r>
        <w:rPr>
          <w:rFonts w:hint="eastAsia"/>
        </w:rPr>
        <w:lastRenderedPageBreak/>
        <w:t>.NET Micro Framework Emulator による接続</w:t>
      </w:r>
      <w:bookmarkEnd w:id="21"/>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1A48A489"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“Web 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597220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del w:id="22" w:author="作成者">
        <w:r w:rsidR="00B77D4C" w:rsidRPr="00B77D4C" w:rsidDel="004417DD">
          <w:delText xml:space="preserve"> </w:delText>
        </w:r>
      </w:del>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23"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lastRenderedPageBreak/>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w:t>
      </w:r>
      <w:r w:rsidR="00530418">
        <w:rPr>
          <w:rFonts w:hint="eastAsia"/>
        </w:rPr>
        <w:lastRenderedPageBreak/>
        <w:t>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24" w:name="_Toc405027760"/>
      <w:r>
        <w:rPr>
          <w:rFonts w:hint="eastAsia"/>
        </w:rPr>
        <w:lastRenderedPageBreak/>
        <w:t>IoT Kit による接続</w:t>
      </w:r>
      <w:bookmarkEnd w:id="24"/>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0CAEB1E5" w14:textId="0934CD33" w:rsidR="00497FEC" w:rsidRDefault="007E6EAF" w:rsidP="002B05C1">
      <w:pPr>
        <w:pStyle w:val="305"/>
        <w:spacing w:after="120"/>
        <w:ind w:leftChars="0" w:left="420"/>
      </w:pPr>
      <w:r>
        <w:rPr>
          <w:rFonts w:hint="eastAsia"/>
        </w:rPr>
        <w:t>また、この実習では、NETMFCloudライブラリを使うので、</w:t>
      </w:r>
      <w:ins w:id="25" w:author="作成者">
        <w:r w:rsidR="00B2072F">
          <w:rPr>
            <w:lang w:val="en"/>
          </w:rPr>
          <w:fldChar w:fldCharType="begin"/>
        </w:r>
        <w:r w:rsidR="00B2072F">
          <w:rPr>
            <w:lang w:val="en"/>
          </w:rPr>
          <w:instrText xml:space="preserve"> HYPERLINK "http://1drv.ms/1rG4JoF" </w:instrText>
        </w:r>
        <w:r w:rsidR="00B2072F">
          <w:rPr>
            <w:lang w:val="en"/>
          </w:rPr>
          <w:fldChar w:fldCharType="separate"/>
        </w:r>
        <w:r w:rsidR="00B2072F">
          <w:rPr>
            <w:rStyle w:val="ab"/>
            <w:lang w:val="en"/>
          </w:rPr>
          <w:t>http://1drv.ms/1rG4JoF</w:t>
        </w:r>
        <w:r w:rsidR="00B2072F">
          <w:rPr>
            <w:lang w:val="en"/>
          </w:rPr>
          <w:fldChar w:fldCharType="end"/>
        </w:r>
      </w:ins>
      <w:del w:id="26" w:author="作成者">
        <w:r w:rsidDel="00B2072F">
          <w:rPr>
            <w:rFonts w:hint="eastAsia"/>
          </w:rPr>
          <w:delText>xxx</w:delText>
        </w:r>
      </w:del>
      <w:r>
        <w:rPr>
          <w:rFonts w:hint="eastAsia"/>
        </w:rPr>
        <w:t>からライブラリをダウンロード</w:t>
      </w:r>
      <w:ins w:id="27" w:author="作成者">
        <w:r w:rsidR="00B2072F">
          <w:rPr>
            <w:rFonts w:hint="eastAsia"/>
          </w:rPr>
          <w:t>(暫定)</w:t>
        </w:r>
      </w:ins>
      <w:r>
        <w:rPr>
          <w:rFonts w:hint="eastAsia"/>
        </w:rPr>
        <w:t>し、どこかに展開しておいてください。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051C3F14"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“Web Application”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5">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6">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t>ソリューションエクスプローラで、出来上がったソリューションを右クリックして、“追加”→“既存のプロジェクト”を選択します。</w:t>
      </w:r>
    </w:p>
    <w:p w14:paraId="7D4D9F72" w14:textId="6E4A9670" w:rsidR="007E6EAF" w:rsidRDefault="007E6EAF" w:rsidP="007C6546">
      <w:pPr>
        <w:pStyle w:val="305"/>
        <w:spacing w:after="120"/>
        <w:ind w:leftChars="0" w:left="420"/>
      </w:pPr>
      <w:r>
        <w:rPr>
          <w:rFonts w:hint="eastAsia"/>
        </w:rPr>
        <w:t>表示されたダイアログで、展開したNETMFCloudに格納されているcs</w:t>
      </w:r>
      <w:r>
        <w:t>proj</w:t>
      </w:r>
      <w:r>
        <w:rPr>
          <w:rFonts w:hint="eastAsia"/>
        </w:rPr>
        <w:t>ファイルを選択し、ソリューションに追加します。</w:t>
      </w:r>
    </w:p>
    <w:p w14:paraId="3E7A300A" w14:textId="2D96FEF7" w:rsidR="007E6EAF" w:rsidRDefault="004E39CA" w:rsidP="007C6546">
      <w:pPr>
        <w:pStyle w:val="305"/>
        <w:spacing w:after="120"/>
        <w:ind w:leftChars="0" w:left="420"/>
      </w:pPr>
      <w:r>
        <w:rPr>
          <w:rFonts w:hint="eastAsia"/>
          <w:noProof/>
        </w:rPr>
        <w:lastRenderedPageBreak/>
        <w:drawing>
          <wp:inline distT="0" distB="0" distL="0" distR="0" wp14:anchorId="14C0109E" wp14:editId="40A2BA27">
            <wp:extent cx="1103472" cy="1408298"/>
            <wp:effectExtent l="0" t="0" r="1905" b="190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ep1-3-NETMFC.png"/>
                    <pic:cNvPicPr/>
                  </pic:nvPicPr>
                  <pic:blipFill>
                    <a:blip r:embed="rId47">
                      <a:extLst>
                        <a:ext uri="{28A0092B-C50C-407E-A947-70E740481C1C}">
                          <a14:useLocalDpi xmlns:a14="http://schemas.microsoft.com/office/drawing/2010/main" val="0"/>
                        </a:ext>
                      </a:extLst>
                    </a:blip>
                    <a:stretch>
                      <a:fillRect/>
                    </a:stretch>
                  </pic:blipFill>
                  <pic:spPr>
                    <a:xfrm>
                      <a:off x="0" y="0"/>
                      <a:ext cx="1103472" cy="1408298"/>
                    </a:xfrm>
                    <a:prstGeom prst="rect">
                      <a:avLst/>
                    </a:prstGeom>
                  </pic:spPr>
                </pic:pic>
              </a:graphicData>
            </a:graphic>
          </wp:inline>
        </w:drawing>
      </w:r>
    </w:p>
    <w:p w14:paraId="3DCC3E8A" w14:textId="440389A5" w:rsidR="004E39CA" w:rsidRDefault="004E39CA" w:rsidP="007C6546">
      <w:pPr>
        <w:pStyle w:val="305"/>
        <w:spacing w:after="120"/>
        <w:ind w:leftChars="0" w:left="420"/>
      </w:pPr>
      <w:r>
        <w:rPr>
          <w:rFonts w:hint="eastAsia"/>
        </w:rPr>
        <w:t>そして、追加したNETMFCloudプロジェクトを、先ほど新規作成したプロジェクトの参照として追加します。ソリューションエクスプローラで、プロジェクトの“参照設定”を右クリックし、“参照の追加”を選択します。</w:t>
      </w:r>
    </w:p>
    <w:p w14:paraId="56C46152" w14:textId="1CA1FF70" w:rsidR="004E39CA" w:rsidRDefault="004E39CA" w:rsidP="007C6546">
      <w:pPr>
        <w:pStyle w:val="305"/>
        <w:spacing w:after="120"/>
        <w:ind w:leftChars="0" w:left="420"/>
      </w:pPr>
      <w:r>
        <w:rPr>
          <w:noProof/>
        </w:rPr>
        <w:drawing>
          <wp:inline distT="0" distB="0" distL="0" distR="0" wp14:anchorId="0DD133C6" wp14:editId="7CB4E01C">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9682" cy="1942396"/>
                    </a:xfrm>
                    <a:prstGeom prst="rect">
                      <a:avLst/>
                    </a:prstGeom>
                  </pic:spPr>
                </pic:pic>
              </a:graphicData>
            </a:graphic>
          </wp:inline>
        </w:drawing>
      </w:r>
    </w:p>
    <w:p w14:paraId="42069F69" w14:textId="247D3A4E" w:rsidR="004E39CA" w:rsidRDefault="004E39CA" w:rsidP="007C6546">
      <w:pPr>
        <w:pStyle w:val="305"/>
        <w:spacing w:after="120"/>
        <w:ind w:leftChars="0" w:left="420"/>
      </w:pPr>
      <w:r>
        <w:rPr>
          <w:rFonts w:hint="eastAsia"/>
        </w:rPr>
        <w:t>“プロジェクト”タブを表示し、“NETMFCloud”プロジェクトを選択して、“OK”をクリックします。</w:t>
      </w:r>
    </w:p>
    <w:p w14:paraId="201B7577" w14:textId="7DD2E367" w:rsidR="000D76CB" w:rsidRDefault="000D76CB" w:rsidP="001740B7">
      <w:pPr>
        <w:pStyle w:val="305"/>
        <w:spacing w:after="120"/>
        <w:ind w:leftChars="0" w:left="420"/>
      </w:pPr>
      <w:r>
        <w:rPr>
          <w:rFonts w:hint="eastAsia"/>
        </w:rPr>
        <w:t>※使用しているボードが“FEZ Spider”の場合、（①）ツールボックスから“UDP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49">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lastRenderedPageBreak/>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738B9DD7"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NETMFCloud.</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4790A26A" w:rsidR="0001101C" w:rsidRDefault="0001101C" w:rsidP="0001101C">
      <w:pPr>
        <w:pStyle w:val="305"/>
        <w:spacing w:after="120"/>
        <w:ind w:leftChars="0" w:left="420"/>
      </w:pPr>
      <w:r>
        <w:rPr>
          <w:rFonts w:hint="eastAsia"/>
        </w:rPr>
        <w:t>ハードウェアをUSBで開発しているPCに接続し、F5実行で、デバッグを開始します。後は、1-2の接続テストと同様の手順で、接続テストを行ってください。</w:t>
      </w:r>
    </w:p>
    <w:p w14:paraId="3E87F736" w14:textId="77777777" w:rsidR="007C6546"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8" w:name="_Toc40502776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28"/>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29" w:name="_Toc381176767"/>
      <w:bookmarkStart w:id="30" w:name="_Toc381176912"/>
      <w:bookmarkStart w:id="31" w:name="_Toc381176957"/>
      <w:bookmarkStart w:id="32" w:name="_Toc381177005"/>
      <w:bookmarkStart w:id="33" w:name="_Toc381177050"/>
      <w:bookmarkStart w:id="34" w:name="_Toc405027762"/>
      <w:bookmarkEnd w:id="29"/>
      <w:bookmarkEnd w:id="30"/>
      <w:bookmarkEnd w:id="31"/>
      <w:bookmarkEnd w:id="32"/>
      <w:bookmarkEnd w:id="33"/>
      <w:r>
        <w:rPr>
          <w:rFonts w:hint="eastAsia"/>
        </w:rPr>
        <w:lastRenderedPageBreak/>
        <w:t>Event Hub の作成</w:t>
      </w:r>
      <w:bookmarkEnd w:id="34"/>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0990AB6E" w:rsidR="00C400E3" w:rsidRDefault="00B85452" w:rsidP="00A77386">
      <w:pPr>
        <w:pStyle w:val="305"/>
        <w:spacing w:after="120"/>
        <w:ind w:leftChars="0" w:left="0"/>
      </w:pPr>
      <w:hyperlink r:id="rId51" w:history="1">
        <w:r w:rsidR="00C400E3" w:rsidRPr="00A80A08">
          <w:rPr>
            <w:rStyle w:val="ab"/>
            <w:rFonts w:hint="eastAsia"/>
          </w:rPr>
          <w:t>h</w:t>
        </w:r>
        <w:r w:rsidR="00C400E3" w:rsidRPr="00A80A08">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2">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EE5784">
      <w:pPr>
        <w:pStyle w:val="305"/>
        <w:numPr>
          <w:ilvl w:val="0"/>
          <w:numId w:val="83"/>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EE5784">
      <w:pPr>
        <w:pStyle w:val="305"/>
        <w:numPr>
          <w:ilvl w:val="0"/>
          <w:numId w:val="83"/>
        </w:numPr>
        <w:spacing w:after="120"/>
        <w:ind w:leftChars="0"/>
      </w:pPr>
      <w:r>
        <w:rPr>
          <w:rFonts w:hint="eastAsia"/>
        </w:rPr>
        <w:t>“地域”</w:t>
      </w:r>
      <w:r>
        <w:tab/>
      </w:r>
      <w:r>
        <w:rPr>
          <w:rFonts w:hint="eastAsia"/>
        </w:rPr>
        <w:t>→ 好きな地域を選んでください</w:t>
      </w:r>
    </w:p>
    <w:p w14:paraId="2D371298" w14:textId="75BA41B8" w:rsidR="00EE5784" w:rsidRDefault="00EE5784" w:rsidP="00EE5784">
      <w:pPr>
        <w:pStyle w:val="305"/>
        <w:numPr>
          <w:ilvl w:val="0"/>
          <w:numId w:val="83"/>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EE5784">
      <w:pPr>
        <w:pStyle w:val="305"/>
        <w:numPr>
          <w:ilvl w:val="0"/>
          <w:numId w:val="83"/>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54">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35" w:name="_Toc405027763"/>
      <w:r>
        <w:rPr>
          <w:rFonts w:hint="eastAsia"/>
        </w:rPr>
        <w:lastRenderedPageBreak/>
        <w:t>IoT Kit を Event Hub につなぐ</w:t>
      </w:r>
      <w:bookmarkEnd w:id="35"/>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B85452" w:rsidP="00B86835">
      <w:pPr>
        <w:pStyle w:val="305"/>
        <w:spacing w:after="120"/>
        <w:ind w:leftChars="0" w:left="0"/>
      </w:pPr>
      <w:hyperlink r:id="rId55"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56">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57">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58"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59"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36" w:name="_Toc405027764"/>
      <w:r>
        <w:rPr>
          <w:rFonts w:hint="eastAsia"/>
        </w:rPr>
        <w:lastRenderedPageBreak/>
        <w:t>Event Hub の受信データ確認</w:t>
      </w:r>
      <w:bookmarkEnd w:id="36"/>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0"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1">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B561BF">
      <w:pPr>
        <w:pStyle w:val="305"/>
        <w:numPr>
          <w:ilvl w:val="0"/>
          <w:numId w:val="84"/>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2">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3">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64">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204BF1FA"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3A43D3" w14:textId="77777777" w:rsidR="00B85452" w:rsidRDefault="00B85452" w:rsidP="003F1180">
      <w:r>
        <w:separator/>
      </w:r>
    </w:p>
  </w:endnote>
  <w:endnote w:type="continuationSeparator" w:id="0">
    <w:p w14:paraId="1518A63F" w14:textId="77777777" w:rsidR="00B85452" w:rsidRDefault="00B85452" w:rsidP="003F1180">
      <w:r>
        <w:continuationSeparator/>
      </w:r>
    </w:p>
  </w:endnote>
  <w:endnote w:type="continuationNotice" w:id="1">
    <w:p w14:paraId="59C7BB8C" w14:textId="77777777" w:rsidR="00B85452" w:rsidRDefault="00B854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B0CE1" w14:textId="77777777" w:rsidR="00B85452" w:rsidRDefault="00B85452" w:rsidP="003F1180">
      <w:r>
        <w:separator/>
      </w:r>
    </w:p>
  </w:footnote>
  <w:footnote w:type="continuationSeparator" w:id="0">
    <w:p w14:paraId="60E0BA0F" w14:textId="77777777" w:rsidR="00B85452" w:rsidRDefault="00B85452" w:rsidP="003F1180">
      <w:r>
        <w:continuationSeparator/>
      </w:r>
    </w:p>
  </w:footnote>
  <w:footnote w:type="continuationNotice" w:id="1">
    <w:p w14:paraId="725ACA83" w14:textId="77777777" w:rsidR="00B85452" w:rsidRDefault="00B8545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2106127"/>
    <w:multiLevelType w:val="hybridMultilevel"/>
    <w:tmpl w:val="C2BEAB2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F719B"/>
    <w:multiLevelType w:val="hybridMultilevel"/>
    <w:tmpl w:val="0BE8FFF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3767B6C"/>
    <w:multiLevelType w:val="hybridMultilevel"/>
    <w:tmpl w:val="63A408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nsid w:val="04D462A0"/>
    <w:multiLevelType w:val="hybridMultilevel"/>
    <w:tmpl w:val="E4A4E534"/>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05C33F0F"/>
    <w:multiLevelType w:val="hybridMultilevel"/>
    <w:tmpl w:val="D7185FA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06DB22E2"/>
    <w:multiLevelType w:val="hybridMultilevel"/>
    <w:tmpl w:val="C7549AF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E7618E"/>
    <w:multiLevelType w:val="hybridMultilevel"/>
    <w:tmpl w:val="871EEA3A"/>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0E7F4C9A"/>
    <w:multiLevelType w:val="hybridMultilevel"/>
    <w:tmpl w:val="EF96D246"/>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0">
    <w:nsid w:val="0ECC618D"/>
    <w:multiLevelType w:val="hybridMultilevel"/>
    <w:tmpl w:val="5EFC8730"/>
    <w:lvl w:ilvl="0" w:tplc="A960361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0FCC3EE5"/>
    <w:multiLevelType w:val="hybridMultilevel"/>
    <w:tmpl w:val="5280557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04435D1"/>
    <w:multiLevelType w:val="multilevel"/>
    <w:tmpl w:val="8892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B36346"/>
    <w:multiLevelType w:val="hybridMultilevel"/>
    <w:tmpl w:val="867CBAD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6">
    <w:nsid w:val="13A672F9"/>
    <w:multiLevelType w:val="hybridMultilevel"/>
    <w:tmpl w:val="27CC39E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nsid w:val="1BA7126C"/>
    <w:multiLevelType w:val="hybridMultilevel"/>
    <w:tmpl w:val="F500A108"/>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1CF06947"/>
    <w:multiLevelType w:val="hybridMultilevel"/>
    <w:tmpl w:val="460CB3E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nsid w:val="202F7295"/>
    <w:multiLevelType w:val="hybridMultilevel"/>
    <w:tmpl w:val="2DB03E80"/>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0">
    <w:nsid w:val="20982976"/>
    <w:multiLevelType w:val="hybridMultilevel"/>
    <w:tmpl w:val="CB341CD6"/>
    <w:lvl w:ilvl="0" w:tplc="798A1B12">
      <w:start w:val="1"/>
      <w:numFmt w:val="decimal"/>
      <w:lvlText w:val="%1."/>
      <w:lvlJc w:val="left"/>
      <w:pPr>
        <w:ind w:left="610" w:hanging="170"/>
      </w:pPr>
      <w:rPr>
        <w:rFonts w:hint="default"/>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237D242D"/>
    <w:multiLevelType w:val="hybridMultilevel"/>
    <w:tmpl w:val="06FA2446"/>
    <w:lvl w:ilvl="0" w:tplc="1AB6F78C">
      <w:start w:val="1"/>
      <w:numFmt w:val="bullet"/>
      <w:lvlText w:val=""/>
      <w:lvlJc w:val="left"/>
      <w:pPr>
        <w:tabs>
          <w:tab w:val="num" w:pos="1350"/>
        </w:tabs>
        <w:ind w:left="1350" w:hanging="360"/>
      </w:pPr>
      <w:rPr>
        <w:rFonts w:ascii="Wingdings" w:hAnsi="Wingdings" w:hint="default"/>
      </w:rPr>
    </w:lvl>
    <w:lvl w:ilvl="1" w:tplc="40CC244A">
      <w:start w:val="257"/>
      <w:numFmt w:val="bullet"/>
      <w:lvlText w:val=""/>
      <w:lvlJc w:val="left"/>
      <w:pPr>
        <w:tabs>
          <w:tab w:val="num" w:pos="2070"/>
        </w:tabs>
        <w:ind w:left="2070" w:hanging="360"/>
      </w:pPr>
      <w:rPr>
        <w:rFonts w:ascii="Wingdings" w:hAnsi="Wingdings" w:hint="default"/>
      </w:rPr>
    </w:lvl>
    <w:lvl w:ilvl="2" w:tplc="89261E9C" w:tentative="1">
      <w:start w:val="1"/>
      <w:numFmt w:val="bullet"/>
      <w:lvlText w:val=""/>
      <w:lvlJc w:val="left"/>
      <w:pPr>
        <w:tabs>
          <w:tab w:val="num" w:pos="2790"/>
        </w:tabs>
        <w:ind w:left="2790" w:hanging="360"/>
      </w:pPr>
      <w:rPr>
        <w:rFonts w:ascii="Wingdings" w:hAnsi="Wingdings" w:hint="default"/>
      </w:rPr>
    </w:lvl>
    <w:lvl w:ilvl="3" w:tplc="96B62B96" w:tentative="1">
      <w:start w:val="1"/>
      <w:numFmt w:val="bullet"/>
      <w:lvlText w:val=""/>
      <w:lvlJc w:val="left"/>
      <w:pPr>
        <w:tabs>
          <w:tab w:val="num" w:pos="3510"/>
        </w:tabs>
        <w:ind w:left="3510" w:hanging="360"/>
      </w:pPr>
      <w:rPr>
        <w:rFonts w:ascii="Wingdings" w:hAnsi="Wingdings" w:hint="default"/>
      </w:rPr>
    </w:lvl>
    <w:lvl w:ilvl="4" w:tplc="7B8ABE2E" w:tentative="1">
      <w:start w:val="1"/>
      <w:numFmt w:val="bullet"/>
      <w:lvlText w:val=""/>
      <w:lvlJc w:val="left"/>
      <w:pPr>
        <w:tabs>
          <w:tab w:val="num" w:pos="4230"/>
        </w:tabs>
        <w:ind w:left="4230" w:hanging="360"/>
      </w:pPr>
      <w:rPr>
        <w:rFonts w:ascii="Wingdings" w:hAnsi="Wingdings" w:hint="default"/>
      </w:rPr>
    </w:lvl>
    <w:lvl w:ilvl="5" w:tplc="7136BB38" w:tentative="1">
      <w:start w:val="1"/>
      <w:numFmt w:val="bullet"/>
      <w:lvlText w:val=""/>
      <w:lvlJc w:val="left"/>
      <w:pPr>
        <w:tabs>
          <w:tab w:val="num" w:pos="4950"/>
        </w:tabs>
        <w:ind w:left="4950" w:hanging="360"/>
      </w:pPr>
      <w:rPr>
        <w:rFonts w:ascii="Wingdings" w:hAnsi="Wingdings" w:hint="default"/>
      </w:rPr>
    </w:lvl>
    <w:lvl w:ilvl="6" w:tplc="DDC43C0A" w:tentative="1">
      <w:start w:val="1"/>
      <w:numFmt w:val="bullet"/>
      <w:lvlText w:val=""/>
      <w:lvlJc w:val="left"/>
      <w:pPr>
        <w:tabs>
          <w:tab w:val="num" w:pos="5670"/>
        </w:tabs>
        <w:ind w:left="5670" w:hanging="360"/>
      </w:pPr>
      <w:rPr>
        <w:rFonts w:ascii="Wingdings" w:hAnsi="Wingdings" w:hint="default"/>
      </w:rPr>
    </w:lvl>
    <w:lvl w:ilvl="7" w:tplc="A528780E" w:tentative="1">
      <w:start w:val="1"/>
      <w:numFmt w:val="bullet"/>
      <w:lvlText w:val=""/>
      <w:lvlJc w:val="left"/>
      <w:pPr>
        <w:tabs>
          <w:tab w:val="num" w:pos="6390"/>
        </w:tabs>
        <w:ind w:left="6390" w:hanging="360"/>
      </w:pPr>
      <w:rPr>
        <w:rFonts w:ascii="Wingdings" w:hAnsi="Wingdings" w:hint="default"/>
      </w:rPr>
    </w:lvl>
    <w:lvl w:ilvl="8" w:tplc="4E709AF2" w:tentative="1">
      <w:start w:val="1"/>
      <w:numFmt w:val="bullet"/>
      <w:lvlText w:val=""/>
      <w:lvlJc w:val="left"/>
      <w:pPr>
        <w:tabs>
          <w:tab w:val="num" w:pos="7110"/>
        </w:tabs>
        <w:ind w:left="7110" w:hanging="360"/>
      </w:pPr>
      <w:rPr>
        <w:rFonts w:ascii="Wingdings" w:hAnsi="Wingdings" w:hint="default"/>
      </w:rPr>
    </w:lvl>
  </w:abstractNum>
  <w:abstractNum w:abstractNumId="22">
    <w:nsid w:val="277B4A92"/>
    <w:multiLevelType w:val="hybridMultilevel"/>
    <w:tmpl w:val="2486A7C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A9968C2"/>
    <w:multiLevelType w:val="hybridMultilevel"/>
    <w:tmpl w:val="2AEAA9B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AA70E9E"/>
    <w:multiLevelType w:val="hybridMultilevel"/>
    <w:tmpl w:val="0F2092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2BC43CE3"/>
    <w:multiLevelType w:val="multilevel"/>
    <w:tmpl w:val="27E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307D2"/>
    <w:multiLevelType w:val="hybridMultilevel"/>
    <w:tmpl w:val="6538A9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2DEE2D60"/>
    <w:multiLevelType w:val="hybridMultilevel"/>
    <w:tmpl w:val="CB62EA9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1694FD3"/>
    <w:multiLevelType w:val="hybridMultilevel"/>
    <w:tmpl w:val="3224D67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nsid w:val="31E37EB2"/>
    <w:multiLevelType w:val="hybridMultilevel"/>
    <w:tmpl w:val="8EC6D6D6"/>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32227D4F"/>
    <w:multiLevelType w:val="hybridMultilevel"/>
    <w:tmpl w:val="44C6AFBC"/>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327B4906"/>
    <w:multiLevelType w:val="hybridMultilevel"/>
    <w:tmpl w:val="658AB69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360F1A3A"/>
    <w:multiLevelType w:val="hybridMultilevel"/>
    <w:tmpl w:val="075CBD3A"/>
    <w:lvl w:ilvl="0" w:tplc="77FC63A4">
      <w:numFmt w:val="bullet"/>
      <w:lvlText w:val="•"/>
      <w:lvlJc w:val="left"/>
      <w:pPr>
        <w:ind w:left="360" w:hanging="360"/>
      </w:pPr>
      <w:rPr>
        <w:rFonts w:ascii="メイリオ" w:eastAsia="メイリオ" w:hAnsi="メイリオ" w:cs="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6B57C67"/>
    <w:multiLevelType w:val="hybridMultilevel"/>
    <w:tmpl w:val="CC44CA78"/>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5">
    <w:nsid w:val="39313C64"/>
    <w:multiLevelType w:val="hybridMultilevel"/>
    <w:tmpl w:val="FC32A9E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3AE93966"/>
    <w:multiLevelType w:val="hybridMultilevel"/>
    <w:tmpl w:val="7450AC90"/>
    <w:lvl w:ilvl="0" w:tplc="04090009">
      <w:start w:val="1"/>
      <w:numFmt w:val="bullet"/>
      <w:lvlText w:val=""/>
      <w:lvlJc w:val="left"/>
      <w:pPr>
        <w:ind w:left="860" w:hanging="420"/>
      </w:pPr>
      <w:rPr>
        <w:rFonts w:ascii="Wingdings" w:hAnsi="Wingdings" w:hint="default"/>
      </w:rPr>
    </w:lvl>
    <w:lvl w:ilvl="1" w:tplc="0409000B" w:tentative="1">
      <w:start w:val="1"/>
      <w:numFmt w:val="bullet"/>
      <w:lvlText w:val=""/>
      <w:lvlJc w:val="left"/>
      <w:pPr>
        <w:ind w:left="1280" w:hanging="420"/>
      </w:pPr>
      <w:rPr>
        <w:rFonts w:ascii="Wingdings" w:hAnsi="Wingdings" w:hint="default"/>
      </w:rPr>
    </w:lvl>
    <w:lvl w:ilvl="2" w:tplc="0409000D"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B" w:tentative="1">
      <w:start w:val="1"/>
      <w:numFmt w:val="bullet"/>
      <w:lvlText w:val=""/>
      <w:lvlJc w:val="left"/>
      <w:pPr>
        <w:ind w:left="2540" w:hanging="420"/>
      </w:pPr>
      <w:rPr>
        <w:rFonts w:ascii="Wingdings" w:hAnsi="Wingdings" w:hint="default"/>
      </w:rPr>
    </w:lvl>
    <w:lvl w:ilvl="5" w:tplc="0409000D"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B" w:tentative="1">
      <w:start w:val="1"/>
      <w:numFmt w:val="bullet"/>
      <w:lvlText w:val=""/>
      <w:lvlJc w:val="left"/>
      <w:pPr>
        <w:ind w:left="3800" w:hanging="420"/>
      </w:pPr>
      <w:rPr>
        <w:rFonts w:ascii="Wingdings" w:hAnsi="Wingdings" w:hint="default"/>
      </w:rPr>
    </w:lvl>
    <w:lvl w:ilvl="8" w:tplc="0409000D" w:tentative="1">
      <w:start w:val="1"/>
      <w:numFmt w:val="bullet"/>
      <w:lvlText w:val=""/>
      <w:lvlJc w:val="left"/>
      <w:pPr>
        <w:ind w:left="4220" w:hanging="420"/>
      </w:pPr>
      <w:rPr>
        <w:rFonts w:ascii="Wingdings" w:hAnsi="Wingdings" w:hint="default"/>
      </w:rPr>
    </w:lvl>
  </w:abstractNum>
  <w:abstractNum w:abstractNumId="37">
    <w:nsid w:val="3AF04F89"/>
    <w:multiLevelType w:val="hybridMultilevel"/>
    <w:tmpl w:val="0B38E882"/>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8">
    <w:nsid w:val="3B086961"/>
    <w:multiLevelType w:val="hybridMultilevel"/>
    <w:tmpl w:val="C0AE5506"/>
    <w:lvl w:ilvl="0" w:tplc="A6242376">
      <w:numFmt w:val="bullet"/>
      <w:lvlText w:val="–"/>
      <w:lvlJc w:val="left"/>
      <w:pPr>
        <w:ind w:left="885" w:hanging="360"/>
      </w:pPr>
      <w:rPr>
        <w:rFonts w:ascii="メイリオ" w:eastAsia="メイリオ" w:hAnsi="メイリオ" w:cs="ＭＳ 明朝" w:hint="eastAsia"/>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9">
    <w:nsid w:val="3BDE7012"/>
    <w:multiLevelType w:val="hybridMultilevel"/>
    <w:tmpl w:val="51F21F4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3E2007D1"/>
    <w:multiLevelType w:val="hybridMultilevel"/>
    <w:tmpl w:val="21DC49B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nsid w:val="3F7D704D"/>
    <w:multiLevelType w:val="hybridMultilevel"/>
    <w:tmpl w:val="149018EC"/>
    <w:lvl w:ilvl="0" w:tplc="1ADE29BA">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43">
    <w:nsid w:val="44037BE2"/>
    <w:multiLevelType w:val="hybridMultilevel"/>
    <w:tmpl w:val="C200248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464C0653"/>
    <w:multiLevelType w:val="hybridMultilevel"/>
    <w:tmpl w:val="A1969804"/>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48F63CF0"/>
    <w:multiLevelType w:val="hybridMultilevel"/>
    <w:tmpl w:val="0C80D93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nsid w:val="4A9C0431"/>
    <w:multiLevelType w:val="hybridMultilevel"/>
    <w:tmpl w:val="F77E5B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4BE54DBD"/>
    <w:multiLevelType w:val="hybridMultilevel"/>
    <w:tmpl w:val="FDCE71C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9">
    <w:nsid w:val="4C522753"/>
    <w:multiLevelType w:val="hybridMultilevel"/>
    <w:tmpl w:val="8CD41A7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0">
    <w:nsid w:val="4C7A1F69"/>
    <w:multiLevelType w:val="hybridMultilevel"/>
    <w:tmpl w:val="7F34590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nsid w:val="4FA660FF"/>
    <w:multiLevelType w:val="hybridMultilevel"/>
    <w:tmpl w:val="B412AC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02D221B"/>
    <w:multiLevelType w:val="multilevel"/>
    <w:tmpl w:val="494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3F3010"/>
    <w:multiLevelType w:val="hybridMultilevel"/>
    <w:tmpl w:val="3568586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nsid w:val="51AA36F7"/>
    <w:multiLevelType w:val="hybridMultilevel"/>
    <w:tmpl w:val="AADAE9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3BC22AF"/>
    <w:multiLevelType w:val="hybridMultilevel"/>
    <w:tmpl w:val="A98E39D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53C90010"/>
    <w:multiLevelType w:val="hybridMultilevel"/>
    <w:tmpl w:val="2EDE8AEC"/>
    <w:lvl w:ilvl="0" w:tplc="04090009">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57">
    <w:nsid w:val="54CE3268"/>
    <w:multiLevelType w:val="hybridMultilevel"/>
    <w:tmpl w:val="5778E7E2"/>
    <w:lvl w:ilvl="0" w:tplc="BC3A959E">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58">
    <w:nsid w:val="563D2BF1"/>
    <w:multiLevelType w:val="hybridMultilevel"/>
    <w:tmpl w:val="14CAD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59C7709F"/>
    <w:multiLevelType w:val="hybridMultilevel"/>
    <w:tmpl w:val="9B184F3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5A511A90"/>
    <w:multiLevelType w:val="hybridMultilevel"/>
    <w:tmpl w:val="56903BAA"/>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61">
    <w:nsid w:val="5BCC604A"/>
    <w:multiLevelType w:val="hybridMultilevel"/>
    <w:tmpl w:val="A8E00A2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5F741D89"/>
    <w:multiLevelType w:val="hybridMultilevel"/>
    <w:tmpl w:val="A6FEE3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613B66DE"/>
    <w:multiLevelType w:val="hybridMultilevel"/>
    <w:tmpl w:val="4C0868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62BA43BC"/>
    <w:multiLevelType w:val="hybridMultilevel"/>
    <w:tmpl w:val="A40E2A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63F85BFA"/>
    <w:multiLevelType w:val="multilevel"/>
    <w:tmpl w:val="8F4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BD614F"/>
    <w:multiLevelType w:val="hybridMultilevel"/>
    <w:tmpl w:val="A25AFEE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684A3DC2"/>
    <w:multiLevelType w:val="hybridMultilevel"/>
    <w:tmpl w:val="ED22CE38"/>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8">
    <w:nsid w:val="6B992DB3"/>
    <w:multiLevelType w:val="hybridMultilevel"/>
    <w:tmpl w:val="F506A3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6EEB6C89"/>
    <w:multiLevelType w:val="hybridMultilevel"/>
    <w:tmpl w:val="2E1C584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6EF44349"/>
    <w:multiLevelType w:val="hybridMultilevel"/>
    <w:tmpl w:val="D456914A"/>
    <w:lvl w:ilvl="0" w:tplc="8AA45832">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0DE3810"/>
    <w:multiLevelType w:val="hybridMultilevel"/>
    <w:tmpl w:val="BC743856"/>
    <w:lvl w:ilvl="0" w:tplc="00BEC838">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2">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3">
    <w:nsid w:val="720162CC"/>
    <w:multiLevelType w:val="hybridMultilevel"/>
    <w:tmpl w:val="CE2E351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nsid w:val="735A04D2"/>
    <w:multiLevelType w:val="hybridMultilevel"/>
    <w:tmpl w:val="289E7EEE"/>
    <w:lvl w:ilvl="0" w:tplc="04090009">
      <w:start w:val="1"/>
      <w:numFmt w:val="bullet"/>
      <w:lvlText w:val=""/>
      <w:lvlJc w:val="left"/>
      <w:pPr>
        <w:ind w:left="870" w:hanging="420"/>
      </w:pPr>
      <w:rPr>
        <w:rFonts w:ascii="Wingdings" w:hAnsi="Wingdings" w:hint="default"/>
      </w:rPr>
    </w:lvl>
    <w:lvl w:ilvl="1" w:tplc="0409000B" w:tentative="1">
      <w:start w:val="1"/>
      <w:numFmt w:val="bullet"/>
      <w:lvlText w:val=""/>
      <w:lvlJc w:val="left"/>
      <w:pPr>
        <w:ind w:left="1290" w:hanging="420"/>
      </w:pPr>
      <w:rPr>
        <w:rFonts w:ascii="Wingdings" w:hAnsi="Wingdings" w:hint="default"/>
      </w:rPr>
    </w:lvl>
    <w:lvl w:ilvl="2" w:tplc="0409000D"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B" w:tentative="1">
      <w:start w:val="1"/>
      <w:numFmt w:val="bullet"/>
      <w:lvlText w:val=""/>
      <w:lvlJc w:val="left"/>
      <w:pPr>
        <w:ind w:left="2550" w:hanging="420"/>
      </w:pPr>
      <w:rPr>
        <w:rFonts w:ascii="Wingdings" w:hAnsi="Wingdings" w:hint="default"/>
      </w:rPr>
    </w:lvl>
    <w:lvl w:ilvl="5" w:tplc="0409000D"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B" w:tentative="1">
      <w:start w:val="1"/>
      <w:numFmt w:val="bullet"/>
      <w:lvlText w:val=""/>
      <w:lvlJc w:val="left"/>
      <w:pPr>
        <w:ind w:left="3810" w:hanging="420"/>
      </w:pPr>
      <w:rPr>
        <w:rFonts w:ascii="Wingdings" w:hAnsi="Wingdings" w:hint="default"/>
      </w:rPr>
    </w:lvl>
    <w:lvl w:ilvl="8" w:tplc="0409000D" w:tentative="1">
      <w:start w:val="1"/>
      <w:numFmt w:val="bullet"/>
      <w:lvlText w:val=""/>
      <w:lvlJc w:val="left"/>
      <w:pPr>
        <w:ind w:left="4230" w:hanging="420"/>
      </w:pPr>
      <w:rPr>
        <w:rFonts w:ascii="Wingdings" w:hAnsi="Wingdings" w:hint="default"/>
      </w:rPr>
    </w:lvl>
  </w:abstractNum>
  <w:abstractNum w:abstractNumId="75">
    <w:nsid w:val="741E6F91"/>
    <w:multiLevelType w:val="hybridMultilevel"/>
    <w:tmpl w:val="D28CF6F8"/>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7">
    <w:nsid w:val="76696EB8"/>
    <w:multiLevelType w:val="hybridMultilevel"/>
    <w:tmpl w:val="BE54377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nsid w:val="771A6453"/>
    <w:multiLevelType w:val="hybridMultilevel"/>
    <w:tmpl w:val="39D29BA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nsid w:val="792313C2"/>
    <w:multiLevelType w:val="hybridMultilevel"/>
    <w:tmpl w:val="7700D7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1">
    <w:nsid w:val="7A0201C0"/>
    <w:multiLevelType w:val="multilevel"/>
    <w:tmpl w:val="C638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F622A8"/>
    <w:multiLevelType w:val="hybridMultilevel"/>
    <w:tmpl w:val="C53C130C"/>
    <w:lvl w:ilvl="0" w:tplc="DF848612">
      <w:numFmt w:val="bullet"/>
      <w:lvlText w:val="•"/>
      <w:lvlJc w:val="left"/>
      <w:pPr>
        <w:ind w:left="360" w:hanging="360"/>
      </w:pPr>
      <w:rPr>
        <w:rFonts w:ascii="メイリオ" w:eastAsia="メイリオ" w:hAnsi="メイリオ"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2"/>
  </w:num>
  <w:num w:numId="2">
    <w:abstractNumId w:val="83"/>
  </w:num>
  <w:num w:numId="3">
    <w:abstractNumId w:val="0"/>
  </w:num>
  <w:num w:numId="4">
    <w:abstractNumId w:val="44"/>
  </w:num>
  <w:num w:numId="5">
    <w:abstractNumId w:val="28"/>
    <w:lvlOverride w:ilvl="0">
      <w:startOverride w:val="1"/>
    </w:lvlOverride>
  </w:num>
  <w:num w:numId="6">
    <w:abstractNumId w:val="15"/>
  </w:num>
  <w:num w:numId="7">
    <w:abstractNumId w:val="27"/>
  </w:num>
  <w:num w:numId="8">
    <w:abstractNumId w:val="46"/>
  </w:num>
  <w:num w:numId="9">
    <w:abstractNumId w:val="65"/>
  </w:num>
  <w:num w:numId="10">
    <w:abstractNumId w:val="12"/>
  </w:num>
  <w:num w:numId="11">
    <w:abstractNumId w:val="70"/>
  </w:num>
  <w:num w:numId="12">
    <w:abstractNumId w:val="75"/>
  </w:num>
  <w:num w:numId="13">
    <w:abstractNumId w:val="60"/>
  </w:num>
  <w:num w:numId="14">
    <w:abstractNumId w:val="43"/>
  </w:num>
  <w:num w:numId="15">
    <w:abstractNumId w:val="14"/>
  </w:num>
  <w:num w:numId="16">
    <w:abstractNumId w:val="54"/>
  </w:num>
  <w:num w:numId="17">
    <w:abstractNumId w:val="24"/>
  </w:num>
  <w:num w:numId="18">
    <w:abstractNumId w:val="77"/>
  </w:num>
  <w:num w:numId="19">
    <w:abstractNumId w:val="66"/>
  </w:num>
  <w:num w:numId="20">
    <w:abstractNumId w:val="3"/>
  </w:num>
  <w:num w:numId="21">
    <w:abstractNumId w:val="7"/>
  </w:num>
  <w:num w:numId="22">
    <w:abstractNumId w:val="33"/>
  </w:num>
  <w:num w:numId="23">
    <w:abstractNumId w:val="51"/>
  </w:num>
  <w:num w:numId="24">
    <w:abstractNumId w:val="64"/>
  </w:num>
  <w:num w:numId="25">
    <w:abstractNumId w:val="63"/>
  </w:num>
  <w:num w:numId="26">
    <w:abstractNumId w:val="53"/>
  </w:num>
  <w:num w:numId="27">
    <w:abstractNumId w:val="29"/>
  </w:num>
  <w:num w:numId="28">
    <w:abstractNumId w:val="48"/>
  </w:num>
  <w:num w:numId="29">
    <w:abstractNumId w:val="55"/>
  </w:num>
  <w:num w:numId="30">
    <w:abstractNumId w:val="23"/>
  </w:num>
  <w:num w:numId="31">
    <w:abstractNumId w:val="22"/>
  </w:num>
  <w:num w:numId="32">
    <w:abstractNumId w:val="26"/>
  </w:num>
  <w:num w:numId="33">
    <w:abstractNumId w:val="78"/>
  </w:num>
  <w:num w:numId="34">
    <w:abstractNumId w:val="82"/>
  </w:num>
  <w:num w:numId="35">
    <w:abstractNumId w:val="11"/>
  </w:num>
  <w:num w:numId="36">
    <w:abstractNumId w:val="58"/>
  </w:num>
  <w:num w:numId="37">
    <w:abstractNumId w:val="47"/>
  </w:num>
  <w:num w:numId="38">
    <w:abstractNumId w:val="31"/>
  </w:num>
  <w:num w:numId="39">
    <w:abstractNumId w:val="68"/>
  </w:num>
  <w:num w:numId="40">
    <w:abstractNumId w:val="25"/>
  </w:num>
  <w:num w:numId="41">
    <w:abstractNumId w:val="6"/>
  </w:num>
  <w:num w:numId="42">
    <w:abstractNumId w:val="18"/>
  </w:num>
  <w:num w:numId="43">
    <w:abstractNumId w:val="16"/>
  </w:num>
  <w:num w:numId="44">
    <w:abstractNumId w:val="38"/>
  </w:num>
  <w:num w:numId="45">
    <w:abstractNumId w:val="49"/>
  </w:num>
  <w:num w:numId="46">
    <w:abstractNumId w:val="35"/>
  </w:num>
  <w:num w:numId="47">
    <w:abstractNumId w:val="61"/>
  </w:num>
  <w:num w:numId="48">
    <w:abstractNumId w:val="2"/>
  </w:num>
  <w:num w:numId="49">
    <w:abstractNumId w:val="1"/>
  </w:num>
  <w:num w:numId="50">
    <w:abstractNumId w:val="5"/>
  </w:num>
  <w:num w:numId="51">
    <w:abstractNumId w:val="30"/>
  </w:num>
  <w:num w:numId="52">
    <w:abstractNumId w:val="45"/>
  </w:num>
  <w:num w:numId="53">
    <w:abstractNumId w:val="56"/>
  </w:num>
  <w:num w:numId="54">
    <w:abstractNumId w:val="69"/>
  </w:num>
  <w:num w:numId="55">
    <w:abstractNumId w:val="41"/>
  </w:num>
  <w:num w:numId="56">
    <w:abstractNumId w:val="81"/>
  </w:num>
  <w:num w:numId="57">
    <w:abstractNumId w:val="52"/>
  </w:num>
  <w:num w:numId="58">
    <w:abstractNumId w:val="50"/>
  </w:num>
  <w:num w:numId="59">
    <w:abstractNumId w:val="62"/>
  </w:num>
  <w:num w:numId="60">
    <w:abstractNumId w:val="73"/>
  </w:num>
  <w:num w:numId="61">
    <w:abstractNumId w:val="32"/>
  </w:num>
  <w:num w:numId="62">
    <w:abstractNumId w:val="8"/>
  </w:num>
  <w:num w:numId="63">
    <w:abstractNumId w:val="34"/>
  </w:num>
  <w:num w:numId="64">
    <w:abstractNumId w:val="74"/>
  </w:num>
  <w:num w:numId="65">
    <w:abstractNumId w:val="42"/>
  </w:num>
  <w:num w:numId="66">
    <w:abstractNumId w:val="13"/>
  </w:num>
  <w:num w:numId="67">
    <w:abstractNumId w:val="37"/>
  </w:num>
  <w:num w:numId="68">
    <w:abstractNumId w:val="9"/>
  </w:num>
  <w:num w:numId="69">
    <w:abstractNumId w:val="17"/>
  </w:num>
  <w:num w:numId="70">
    <w:abstractNumId w:val="59"/>
  </w:num>
  <w:num w:numId="71">
    <w:abstractNumId w:val="80"/>
  </w:num>
  <w:num w:numId="72">
    <w:abstractNumId w:val="36"/>
  </w:num>
  <w:num w:numId="73">
    <w:abstractNumId w:val="20"/>
  </w:num>
  <w:num w:numId="74">
    <w:abstractNumId w:val="19"/>
  </w:num>
  <w:num w:numId="75">
    <w:abstractNumId w:val="21"/>
  </w:num>
  <w:num w:numId="76">
    <w:abstractNumId w:val="39"/>
  </w:num>
  <w:num w:numId="77">
    <w:abstractNumId w:val="67"/>
  </w:num>
  <w:num w:numId="78">
    <w:abstractNumId w:val="57"/>
  </w:num>
  <w:num w:numId="79">
    <w:abstractNumId w:val="10"/>
  </w:num>
  <w:num w:numId="80">
    <w:abstractNumId w:val="76"/>
  </w:num>
  <w:num w:numId="81">
    <w:abstractNumId w:val="4"/>
  </w:num>
  <w:num w:numId="82">
    <w:abstractNumId w:val="71"/>
  </w:num>
  <w:num w:numId="83">
    <w:abstractNumId w:val="79"/>
  </w:num>
  <w:num w:numId="8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readOnly" w:enforcement="1" w:cryptProviderType="rsaAES" w:cryptAlgorithmClass="hash" w:cryptAlgorithmType="typeAny" w:cryptAlgorithmSid="14" w:cryptSpinCount="100000" w:hash="WTCjgAOhUHuSpUv6Y53ff9Xzxxagpelj70Kwyrp8+8Id5RfXmItf3N8UTimblegzZXhE5QSURhXS5FiRJHKj0w==" w:salt="zrqz/KAdP09VFiJgAgu2Bw=="/>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30"/>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452"/>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15"/>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amqpnetlite.codeplex.com/" TargetMode="External"/><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microsoftvirtualacademy.com/" TargetMode="External"/><Relationship Id="rId29" Type="http://schemas.openxmlformats.org/officeDocument/2006/relationships/image" Target="media/image14.png"/><Relationship Id="rId41" Type="http://schemas.openxmlformats.org/officeDocument/2006/relationships/hyperlink" Target="http://[IoTCloud].azurewebsites.net/api/Connect" TargetMode="External"/><Relationship Id="rId54" Type="http://schemas.openxmlformats.org/officeDocument/2006/relationships/image" Target="media/image34.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www.amqp.org/"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code.msdn.microsoft.com/windowsapps/Service-Bus-Explorer-f2abca5a"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hyperlink" Target="http://manage.windowsazure.com"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en.wikipedia.org/wiki/Percent-encod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2.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4.xml><?xml version="1.0" encoding="utf-8"?>
<ds:datastoreItem xmlns:ds="http://schemas.openxmlformats.org/officeDocument/2006/customXml" ds:itemID="{E899123E-A389-4E1E-99DE-C508B3F68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2552</Words>
  <Characters>14549</Characters>
  <Application>Microsoft Office Word</Application>
  <DocSecurity>8</DocSecurity>
  <Lines>121</Lines>
  <Paragraphs>34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17067</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2014-12-29T07:44:00Z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